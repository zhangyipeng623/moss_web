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FAFBAF">
      <w:pPr>
        <w:pStyle w:val="2"/>
      </w:pPr>
      <w:bookmarkStart w:id="0" w:name="基于大语言模型的社交网络agent仿真架构方法与挑战"/>
      <w:r>
        <w:rPr>
          <w:rFonts w:hint="eastAsia"/>
        </w:rPr>
        <w:t>基于大语言模型的社交网络Agent仿真：架构、方法与挑战</w:t>
      </w:r>
    </w:p>
    <w:p w14:paraId="23D0B436">
      <w:pPr>
        <w:pStyle w:val="4"/>
      </w:pPr>
      <w:bookmarkStart w:id="1" w:name="摘要"/>
      <w:r>
        <w:rPr>
          <w:rFonts w:hint="eastAsia"/>
        </w:rPr>
        <w:t>摘要</w:t>
      </w:r>
    </w:p>
    <w:p w14:paraId="4A37369A">
      <w:pPr>
        <w:pStyle w:val="26"/>
      </w:pPr>
      <w:r>
        <w:rPr>
          <w:rFonts w:hint="eastAsia"/>
        </w:rPr>
        <w:t>基于大语言模型（LLM）的Agent社交仿真近年来快速发展，已成为计算社会科</w:t>
      </w:r>
      <w:r>
        <w:commentReference w:id="0"/>
      </w:r>
      <w:r>
        <w:rPr>
          <w:rFonts w:hint="eastAsia"/>
        </w:rPr>
        <w:t>学的重要研究工具。自</w:t>
      </w:r>
      <w:ins w:id="0" w:author="mickypc" w:date="2026-06-10T14:47:25Z">
        <w:r>
          <w:rPr>
            <w:rFonts w:hint="eastAsia"/>
          </w:rPr>
          <w:t>Park et al. 的Generative Agents（2023）以生成式Agent首次模拟类人社交行为并</w:t>
        </w:r>
      </w:ins>
      <w:del w:id="1" w:author="mickypc" w:date="2026-06-10T14:47:30Z">
        <w:r>
          <w:rPr>
            <w:rFonts w:hint="eastAsia"/>
          </w:rPr>
          <w:delText>Generative</w:delText>
        </w:r>
      </w:del>
      <w:del w:id="2" w:author="mickypc" w:date="2026-06-10T14:47:30Z">
        <w:r>
          <w:rPr/>
          <w:delText xml:space="preserve"> </w:delText>
        </w:r>
      </w:del>
      <w:del w:id="3" w:author="mickypc" w:date="2026-06-10T14:47:30Z">
        <w:r>
          <w:rPr>
            <w:rFonts w:hint="eastAsia"/>
          </w:rPr>
          <w:delText>Agents</w:delText>
        </w:r>
      </w:del>
      <w:r>
        <w:rPr>
          <w:rFonts w:hint="eastAsia"/>
        </w:rPr>
        <w:t>提出</w:t>
      </w:r>
      <w:ins w:id="4" w:author="mickypc" w:date="2026-06-10T14:57:07Z">
        <w:r>
          <w:rPr>
            <w:rFonts w:hint="eastAsia"/>
            <w:lang w:eastAsia="zh-CN"/>
          </w:rPr>
          <w:t>“</w:t>
        </w:r>
      </w:ins>
      <w:del w:id="5" w:author="mickypc" w:date="2026-06-10T14:57:07Z">
        <w:r>
          <w:rPr>
            <w:rFonts w:hint="eastAsia"/>
          </w:rPr>
          <w:delText>"</w:delText>
        </w:r>
      </w:del>
      <w:r>
        <w:rPr>
          <w:rFonts w:hint="eastAsia"/>
        </w:rPr>
        <w:t>记忆-反思-计划</w:t>
      </w:r>
      <w:ins w:id="6" w:author="mickypc" w:date="2026-06-10T14:56:10Z">
        <w:r>
          <w:rPr>
            <w:rFonts w:hint="eastAsia"/>
            <w:lang w:eastAsia="zh-CN"/>
          </w:rPr>
          <w:t>”</w:t>
        </w:r>
      </w:ins>
      <w:del w:id="7" w:author="mickypc" w:date="2026-06-10T14:56:10Z">
        <w:r>
          <w:rPr>
            <w:rFonts w:hint="eastAsia"/>
          </w:rPr>
          <w:delText>"</w:delText>
        </w:r>
      </w:del>
      <w:r>
        <w:rPr>
          <w:rFonts w:hint="eastAsia"/>
        </w:rPr>
        <w:t>架构以来，该领域经历了从纯规则驱动的ABM到LLM</w:t>
      </w:r>
      <w:r>
        <w:t xml:space="preserve"> </w:t>
      </w:r>
      <w:r>
        <w:rPr>
          <w:rFonts w:hint="eastAsia"/>
        </w:rPr>
        <w:t>Agent萌芽、到混合框架涌现、再到规模化部署与理论化反思的演进。本文系统综述了LLM</w:t>
      </w:r>
      <w:r>
        <w:t xml:space="preserve"> </w:t>
      </w:r>
      <w:r>
        <w:rPr>
          <w:rFonts w:hint="eastAsia"/>
        </w:rPr>
        <w:t>Agent社交仿真的研究现状，从四个维度组织现有工作：（1）仿真架构：从纯LLM驱动到LLM-ABM混合范式，以及图加速、拓扑感知、原型压缩等效率优化策略；（2）推荐与信息分发机制：分析现有系统中推荐模块的配备情况与参数来源，揭示</w:t>
      </w:r>
      <w:ins w:id="8" w:author="mickypc" w:date="2026-06-10T14:57:07Z">
        <w:r>
          <w:rPr>
            <w:rFonts w:hint="eastAsia"/>
            <w:lang w:eastAsia="zh-CN"/>
          </w:rPr>
          <w:t>“</w:t>
        </w:r>
      </w:ins>
      <w:del w:id="9" w:author="mickypc" w:date="2026-06-10T14:57:07Z">
        <w:r>
          <w:rPr>
            <w:rFonts w:hint="eastAsia"/>
          </w:rPr>
          <w:delText>"</w:delText>
        </w:r>
      </w:del>
      <w:r>
        <w:rPr>
          <w:rFonts w:hint="eastAsia"/>
        </w:rPr>
        <w:t>推荐参数缺乏实证校准</w:t>
      </w:r>
      <w:ins w:id="10" w:author="mickypc" w:date="2026-06-10T14:56:10Z">
        <w:r>
          <w:rPr>
            <w:rFonts w:hint="eastAsia"/>
            <w:lang w:eastAsia="zh-CN"/>
          </w:rPr>
          <w:t>”</w:t>
        </w:r>
      </w:ins>
      <w:del w:id="11" w:author="mickypc" w:date="2026-06-10T14:56:10Z">
        <w:r>
          <w:rPr>
            <w:rFonts w:hint="eastAsia"/>
          </w:rPr>
          <w:delText>"</w:delText>
        </w:r>
      </w:del>
      <w:r>
        <w:rPr>
          <w:rFonts w:hint="eastAsia"/>
        </w:rPr>
        <w:t>这一普遍问题；（3）Agent建模：包括用户画像生成、记忆系统设计、信念与态度动力学；（4）验证与评估：涵盖操作验证、鲁棒性审计、基准构建和方法论框架。最后，本文梳理了领域面临的核心挑战——包括推荐机制的实证校准、仿真鲁棒性的系统保障、长程稳定性的维持、群体分布偏差的控制——并展望了未来的研究方向。</w:t>
      </w:r>
    </w:p>
    <w:p w14:paraId="178AD91E">
      <w:pPr>
        <w:pStyle w:val="3"/>
      </w:pPr>
      <w:r>
        <w:rPr>
          <w:rFonts w:hint="eastAsia"/>
          <w:b/>
          <w:bCs/>
        </w:rPr>
        <w:t>关键词</w:t>
      </w:r>
      <w:r>
        <w:rPr>
          <w:rFonts w:hint="eastAsia"/>
        </w:rPr>
        <w:t>：LLM</w:t>
      </w:r>
      <w:r>
        <w:t xml:space="preserve"> </w:t>
      </w:r>
      <w:r>
        <w:rPr>
          <w:rFonts w:hint="eastAsia"/>
        </w:rPr>
        <w:t>Agent；社交仿真；Agent-Based</w:t>
      </w:r>
      <w:r>
        <w:t xml:space="preserve"> </w:t>
      </w:r>
      <w:r>
        <w:rPr>
          <w:rFonts w:hint="eastAsia"/>
        </w:rPr>
        <w:t>Modeling；混合架构；推荐系统；计算社会科学</w:t>
      </w:r>
    </w:p>
    <w:bookmarkEnd w:id="1"/>
    <w:p w14:paraId="15E737DB">
      <w:pPr>
        <w:pStyle w:val="4"/>
      </w:pPr>
      <w:bookmarkStart w:id="2" w:name="X9e0e48bd65310e5622b496d9e969f57a0000021"/>
      <w:r>
        <w:t xml:space="preserve">1 </w:t>
      </w:r>
      <w:r>
        <w:rPr>
          <w:rFonts w:hint="eastAsia"/>
        </w:rPr>
        <w:t>引言</w:t>
      </w:r>
    </w:p>
    <w:p w14:paraId="2FF7A549">
      <w:pPr>
        <w:pStyle w:val="26"/>
      </w:pPr>
      <w:r>
        <w:rPr>
          <w:rFonts w:hint="eastAsia"/>
        </w:rPr>
        <w:t>社交媒体已成为公众舆论形成、信息传播和社会运动组织的核心场域。理解大规模用户群体在特定事件下的响应动态，对传播学、政治学、社会学和公共政策研究具有重要价值。然而，真实平台数据的不可获取性（商业黑箱、隐私限制）和在真实平台上进行对照实验的不可行性（伦理与监管约束），共同构成了一个根本性挑战：研究者无法在真实社交媒体中系统地操控变量、观察因果效应。</w:t>
      </w:r>
    </w:p>
    <w:p w14:paraId="36F1FA13">
      <w:pPr>
        <w:pStyle w:val="3"/>
      </w:pPr>
      <w:r>
        <w:rPr>
          <w:rFonts w:hint="eastAsia"/>
        </w:rPr>
        <w:t>基于大语言模型的Agent社交仿真为这一挑战提供了新的可能。与传统基于规则的Agent-Based</w:t>
      </w:r>
      <w:r>
        <w:t xml:space="preserve"> </w:t>
      </w:r>
      <w:r>
        <w:rPr>
          <w:rFonts w:hint="eastAsia"/>
        </w:rPr>
        <w:t>Modeling（ABM）不同，LLM</w:t>
      </w:r>
      <w:r>
        <w:t xml:space="preserve"> </w:t>
      </w:r>
      <w:r>
        <w:rPr>
          <w:rFonts w:hint="eastAsia"/>
        </w:rPr>
        <w:t>Agent能够生成自然语言文本、模拟类人推理过程、并展现出涌现性社会行为，使研究者能够在受控环境中观察从微观个体决策到宏观社会现象的生成过程。自Park</w:t>
      </w:r>
      <w:r>
        <w:t xml:space="preserve"> et al. [1] </w:t>
      </w:r>
      <w:r>
        <w:rPr>
          <w:rFonts w:hint="eastAsia"/>
        </w:rPr>
        <w:t>于2023年在UIST上发表Generative</w:t>
      </w:r>
      <w:r>
        <w:t xml:space="preserve"> </w:t>
      </w:r>
      <w:r>
        <w:rPr>
          <w:rFonts w:hint="eastAsia"/>
        </w:rPr>
        <w:t>Agents以来，该领域吸引了来自自然语言处理、多智能体系统、计算社会科学和人机交互等多个学科的研究者，形成了快速增长的文献体量。</w:t>
      </w:r>
    </w:p>
    <w:p w14:paraId="5CC57EE5">
      <w:pPr>
        <w:pStyle w:val="3"/>
      </w:pPr>
      <w:r>
        <w:rPr>
          <w:rFonts w:hint="eastAsia"/>
        </w:rPr>
        <w:t>然而，该领域的快速扩张也带来了显著挑战</w:t>
      </w:r>
      <w:r>
        <w:commentReference w:id="1"/>
      </w:r>
      <w:r>
        <w:rPr>
          <w:rFonts w:hint="eastAsia"/>
        </w:rPr>
        <w:t>。现有系统在架构设计上</w:t>
      </w:r>
      <w:del w:id="12" w:author="mickypc" w:date="2026-06-10T15:43:52Z">
        <w:r>
          <w:rPr>
            <w:rFonts w:hint="default"/>
            <w:lang w:val="en-US"/>
          </w:rPr>
          <w:delText>千差万别</w:delText>
        </w:r>
      </w:del>
      <w:ins w:id="13" w:author="mickypc" w:date="2026-06-10T15:43:53Z">
        <w:r>
          <w:rPr>
            <w:rFonts w:hint="eastAsia"/>
            <w:lang w:val="en-US" w:eastAsia="zh-CN"/>
          </w:rPr>
          <w:t>存在</w:t>
        </w:r>
      </w:ins>
      <w:ins w:id="14" w:author="mickypc" w:date="2026-06-10T15:43:56Z">
        <w:r>
          <w:rPr>
            <w:rFonts w:hint="eastAsia"/>
            <w:lang w:val="en-US" w:eastAsia="zh-CN"/>
          </w:rPr>
          <w:t>显著</w:t>
        </w:r>
      </w:ins>
      <w:ins w:id="15" w:author="mickypc" w:date="2026-06-10T15:43:58Z">
        <w:r>
          <w:rPr>
            <w:rFonts w:hint="eastAsia"/>
            <w:lang w:val="en-US" w:eastAsia="zh-CN"/>
          </w:rPr>
          <w:t>差异</w:t>
        </w:r>
      </w:ins>
      <w:r>
        <w:rPr>
          <w:rFonts w:hint="eastAsia"/>
        </w:rPr>
        <w:t>——从25个Agent的沙盒实验[1]到百万级Agent的大规模部署</w:t>
      </w:r>
      <w:r>
        <w:fldChar w:fldCharType="begin"/>
      </w:r>
      <w:r>
        <w:instrText xml:space="preserve"> HYPERLINK "" \h </w:instrText>
      </w:r>
      <w:r>
        <w:fldChar w:fldCharType="separate"/>
      </w:r>
      <w:r>
        <w:rPr>
          <w:rStyle w:val="22"/>
        </w:rPr>
        <w:t>7</w:t>
      </w:r>
      <w:r>
        <w:rPr>
          <w:rStyle w:val="22"/>
        </w:rPr>
        <w:fldChar w:fldCharType="end"/>
      </w:r>
      <w:r>
        <w:rPr>
          <w:rFonts w:hint="eastAsia"/>
        </w:rPr>
        <w:t>；在Agent建模上</w:t>
      </w:r>
      <w:ins w:id="16" w:author="mickypc" w:date="2026-06-10T15:44:16Z">
        <w:r>
          <w:rPr>
            <w:rFonts w:hint="eastAsia"/>
            <w:lang w:val="en-US" w:eastAsia="zh-CN"/>
          </w:rPr>
          <w:t>方法</w:t>
        </w:r>
      </w:ins>
      <w:ins w:id="17" w:author="mickypc" w:date="2026-06-10T15:44:18Z">
        <w:r>
          <w:rPr>
            <w:rFonts w:hint="eastAsia"/>
            <w:lang w:val="en-US" w:eastAsia="zh-CN"/>
          </w:rPr>
          <w:t>各异</w:t>
        </w:r>
      </w:ins>
      <w:del w:id="18" w:author="mickypc" w:date="2026-06-10T15:44:10Z">
        <w:r>
          <w:rPr>
            <w:rFonts w:hint="eastAsia"/>
          </w:rPr>
          <w:delText>各</w:delText>
        </w:r>
      </w:del>
      <w:del w:id="19" w:author="mickypc" w:date="2026-06-10T15:44:09Z">
        <w:r>
          <w:rPr>
            <w:rFonts w:hint="eastAsia"/>
          </w:rPr>
          <w:delText>执一端</w:delText>
        </w:r>
      </w:del>
      <w:r>
        <w:rPr>
          <w:rFonts w:hint="eastAsia"/>
        </w:rPr>
        <w:t>——从纯LLM驱动的认知架构[2]到LLM与数学方程耦合的混合框架</w:t>
      </w:r>
      <w:r>
        <w:fldChar w:fldCharType="begin"/>
      </w:r>
      <w:r>
        <w:instrText xml:space="preserve"> HYPERLINK "" \h </w:instrText>
      </w:r>
      <w:r>
        <w:fldChar w:fldCharType="separate"/>
      </w:r>
      <w:r>
        <w:rPr>
          <w:rStyle w:val="22"/>
        </w:rPr>
        <w:t>4</w:t>
      </w:r>
      <w:r>
        <w:rPr>
          <w:rStyle w:val="22"/>
        </w:rPr>
        <w:fldChar w:fldCharType="end"/>
      </w:r>
      <w:r>
        <w:rPr>
          <w:rFonts w:hint="eastAsia"/>
        </w:rPr>
        <w:t>；在推荐机制的建模上参差不齐——多数系统根本未配备推荐模块，少数配备的系统也仅使用人工预设参数而非从真实数据中推导。仿真验证的方法论更处于起步阶段：Tomašević</w:t>
      </w:r>
      <w:r>
        <w:t xml:space="preserve"> et al. [15] </w:t>
      </w:r>
      <w:r>
        <w:rPr>
          <w:rFonts w:hint="eastAsia"/>
        </w:rPr>
        <w:t>的30次独立30天仿真揭示了系统性的行为偏差，Ye</w:t>
      </w:r>
      <w:r>
        <w:t xml:space="preserve"> et al. [16] </w:t>
      </w:r>
      <w:r>
        <w:rPr>
          <w:rFonts w:hint="eastAsia"/>
        </w:rPr>
        <w:t>的鲁棒性审计表明微小扰动可导致76个百分点的行为偏移，Zhao</w:t>
      </w:r>
      <w:r>
        <w:t xml:space="preserve"> et al. [17] </w:t>
      </w:r>
      <w:r>
        <w:rPr>
          <w:rFonts w:hint="eastAsia"/>
        </w:rPr>
        <w:t>则从科学哲学角度追问</w:t>
      </w:r>
      <w:ins w:id="20" w:author="mickypc" w:date="2026-06-10T14:57:07Z">
        <w:r>
          <w:rPr>
            <w:rFonts w:hint="eastAsia"/>
            <w:lang w:eastAsia="zh-CN"/>
          </w:rPr>
          <w:t>“</w:t>
        </w:r>
      </w:ins>
      <w:del w:id="21" w:author="mickypc" w:date="2026-06-10T14:57:07Z">
        <w:r>
          <w:rPr>
            <w:rFonts w:hint="eastAsia"/>
          </w:rPr>
          <w:delText>"</w:delText>
        </w:r>
      </w:del>
      <w:r>
        <w:rPr>
          <w:rFonts w:hint="eastAsia"/>
        </w:rPr>
        <w:t>生成充分性</w:t>
      </w:r>
      <w:ins w:id="22" w:author="mickypc" w:date="2026-06-10T14:58:28Z">
        <w:r>
          <w:rPr>
            <w:rFonts w:hint="eastAsia"/>
            <w:lang w:eastAsia="zh-CN"/>
          </w:rPr>
          <w:t>”</w:t>
        </w:r>
      </w:ins>
      <w:del w:id="23" w:author="mickypc" w:date="2026-06-10T14:56:10Z">
        <w:r>
          <w:rPr>
            <w:rFonts w:hint="eastAsia"/>
          </w:rPr>
          <w:delText>"</w:delText>
        </w:r>
      </w:del>
      <w:r>
        <w:rPr>
          <w:rFonts w:hint="eastAsia"/>
        </w:rPr>
        <w:t>是否等同于</w:t>
      </w:r>
      <w:ins w:id="24" w:author="mickypc" w:date="2026-06-10T14:57:07Z">
        <w:r>
          <w:rPr>
            <w:rFonts w:hint="eastAsia"/>
            <w:lang w:eastAsia="zh-CN"/>
          </w:rPr>
          <w:t>“</w:t>
        </w:r>
      </w:ins>
      <w:del w:id="25" w:author="mickypc" w:date="2026-06-10T14:57:07Z">
        <w:r>
          <w:rPr>
            <w:rFonts w:hint="eastAsia"/>
          </w:rPr>
          <w:delText>"</w:delText>
        </w:r>
      </w:del>
      <w:r>
        <w:rPr>
          <w:rFonts w:hint="eastAsia"/>
        </w:rPr>
        <w:t>机制合理性</w:t>
      </w:r>
      <w:ins w:id="26" w:author="mickypc" w:date="2026-06-10T14:56:10Z">
        <w:r>
          <w:rPr>
            <w:rFonts w:hint="eastAsia"/>
            <w:lang w:eastAsia="zh-CN"/>
          </w:rPr>
          <w:t>”</w:t>
        </w:r>
      </w:ins>
      <w:del w:id="27" w:author="mickypc" w:date="2026-06-10T14:56:10Z">
        <w:r>
          <w:rPr>
            <w:rFonts w:hint="eastAsia"/>
          </w:rPr>
          <w:delText>"</w:delText>
        </w:r>
      </w:del>
      <w:r>
        <w:rPr>
          <w:rFonts w:hint="eastAsia"/>
        </w:rPr>
        <w:t>。</w:t>
      </w:r>
    </w:p>
    <w:p w14:paraId="69E832F4">
      <w:pPr>
        <w:pStyle w:val="3"/>
      </w:pPr>
      <w:r>
        <w:rPr>
          <w:rFonts w:hint="eastAsia"/>
        </w:rPr>
        <w:t>本文旨在提供该领域的一份系统性综述</w:t>
      </w:r>
      <w:ins w:id="28" w:author="mickypc" w:date="2026-06-10T15:00:34Z">
        <w:r>
          <w:rPr>
            <w:rFonts w:hint="eastAsia"/>
            <w:lang w:eastAsia="zh-CN"/>
          </w:rPr>
          <w:t>，</w:t>
        </w:r>
      </w:ins>
      <w:del w:id="29" w:author="mickypc" w:date="2026-06-10T15:00:33Z">
        <w:r>
          <w:rPr>
            <w:rFonts w:hint="eastAsia"/>
          </w:rPr>
          <w:delText>——与近期Mou</w:delText>
        </w:r>
      </w:del>
      <w:del w:id="30" w:author="mickypc" w:date="2026-06-10T15:00:33Z">
        <w:r>
          <w:rPr/>
          <w:delText xml:space="preserve"> et al. (2026, ACM Computing </w:delText>
        </w:r>
      </w:del>
      <w:del w:id="31" w:author="mickypc" w:date="2026-06-10T15:00:33Z">
        <w:r>
          <w:rPr>
            <w:rFonts w:hint="eastAsia"/>
          </w:rPr>
          <w:delText>Surveys)发表的LLM社交仿真综述[32]互为补充：</w:delText>
        </w:r>
      </w:del>
      <w:r>
        <w:rPr>
          <w:rFonts w:hint="eastAsia"/>
        </w:rPr>
        <w:t>本文侧重于架构分类法和推荐机制的专项分析</w:t>
      </w:r>
      <w:del w:id="32" w:author="mickypc" w:date="2026-06-10T15:00:44Z">
        <w:r>
          <w:rPr>
            <w:rFonts w:hint="eastAsia"/>
          </w:rPr>
          <w:delText>，后者侧重于仿真范式的社会维度</w:delText>
        </w:r>
      </w:del>
      <w:r>
        <w:rPr>
          <w:rFonts w:hint="eastAsia"/>
        </w:rPr>
        <w:t>。综述覆盖从架构设计到验证评估的完整技术栈。综述的组织如下：第2节建立概念框架，定义LLM</w:t>
      </w:r>
      <w:r>
        <w:t xml:space="preserve"> </w:t>
      </w:r>
      <w:r>
        <w:rPr>
          <w:rFonts w:hint="eastAsia"/>
        </w:rPr>
        <w:t>Agent社交仿真的核心组件；第3节分类讨论仿真架构的设计空间；第4节聚焦推荐与信息分发机制这一被长期忽视的关键维度；第5节梳理Agent建模方法；第6节讨论验证与评估方法论；第7节总结开放挑战与未来方向。</w:t>
      </w:r>
    </w:p>
    <w:bookmarkEnd w:id="2"/>
    <w:p w14:paraId="16065ED3">
      <w:pPr>
        <w:pStyle w:val="4"/>
      </w:pPr>
      <w:bookmarkStart w:id="3" w:name="X769334f0d8f31027b9b200c3f09c74fceef36d9"/>
      <w:r>
        <w:t xml:space="preserve">2 </w:t>
      </w:r>
      <w:r>
        <w:rPr>
          <w:rFonts w:hint="eastAsia"/>
        </w:rPr>
        <w:t>概念</w:t>
      </w:r>
      <w:ins w:id="33" w:author="mickypc" w:date="2026-06-10T15:16:32Z">
        <w:r>
          <w:rPr>
            <w:rFonts w:hint="eastAsia"/>
            <w:lang w:val="en-US" w:eastAsia="zh-CN"/>
          </w:rPr>
          <w:t>定义</w:t>
        </w:r>
      </w:ins>
      <w:del w:id="34" w:author="mickypc" w:date="2026-06-10T15:16:30Z">
        <w:r>
          <w:rPr>
            <w:rFonts w:hint="eastAsia"/>
          </w:rPr>
          <w:delText>框架</w:delText>
        </w:r>
      </w:del>
    </w:p>
    <w:p w14:paraId="05001530">
      <w:pPr>
        <w:pStyle w:val="5"/>
      </w:pPr>
      <w:bookmarkStart w:id="4" w:name="X2d78cb4b48c4e32943105cc0d9131ea827e8e69"/>
      <w:r>
        <w:t xml:space="preserve">2.1 LLM </w:t>
      </w:r>
      <w:r>
        <w:rPr>
          <w:rFonts w:hint="eastAsia"/>
        </w:rPr>
        <w:t>Agent社交仿真的定义</w:t>
      </w:r>
    </w:p>
    <w:p w14:paraId="0EF6CD2C">
      <w:pPr>
        <w:pStyle w:val="26"/>
      </w:pPr>
      <w:r>
        <w:t xml:space="preserve">LLM </w:t>
      </w:r>
      <w:r>
        <w:rPr>
          <w:rFonts w:hint="eastAsia"/>
        </w:rPr>
        <w:t>Agent社交仿真是指利用大语言模型作为Agent的认知核心，在模拟的社交环境中研究个体行为与群体现象的计算机实验方法。一个典型的仿真系统包含以下核心组件：</w:t>
      </w:r>
    </w:p>
    <w:p w14:paraId="5E26EA8C">
      <w:pPr>
        <w:numPr>
          <w:ilvl w:val="0"/>
          <w:numId w:val="2"/>
        </w:numPr>
      </w:pPr>
      <w:r>
        <w:rPr>
          <w:b/>
          <w:bCs/>
        </w:rPr>
        <w:t>Agent</w:t>
      </w:r>
      <w:r>
        <w:rPr>
          <w:rFonts w:hint="eastAsia"/>
        </w:rPr>
        <w:t>：具有人格、记忆、信念和决策能力的个体实体。其认知过程由LLM驱动，行为的逼真度取决于Prompt设计、记忆架构和推理策略。</w:t>
      </w:r>
    </w:p>
    <w:p w14:paraId="51D25D67">
      <w:pPr>
        <w:numPr>
          <w:ilvl w:val="0"/>
          <w:numId w:val="2"/>
        </w:numPr>
      </w:pPr>
      <w:r>
        <w:rPr>
          <w:rFonts w:hint="eastAsia"/>
          <w:b/>
          <w:bCs/>
        </w:rPr>
        <w:t>环境</w:t>
      </w:r>
      <w:r>
        <w:rPr>
          <w:rFonts w:hint="eastAsia"/>
        </w:rPr>
        <w:t>：Agent所处的虚拟社交空间，包含社交网络拓扑、内容流（Feed）和交互界面。</w:t>
      </w:r>
    </w:p>
    <w:p w14:paraId="5B4F2A3D">
      <w:pPr>
        <w:numPr>
          <w:ilvl w:val="0"/>
          <w:numId w:val="2"/>
        </w:numPr>
      </w:pPr>
      <w:r>
        <w:rPr>
          <w:rFonts w:hint="eastAsia"/>
          <w:b/>
          <w:bCs/>
        </w:rPr>
        <w:t>推荐/分发机制</w:t>
      </w:r>
      <w:r>
        <w:rPr>
          <w:rFonts w:hint="eastAsia"/>
        </w:rPr>
        <w:t>：决定Agent</w:t>
      </w:r>
      <w:ins w:id="35" w:author="mickypc" w:date="2026-06-10T14:57:07Z">
        <w:r>
          <w:rPr>
            <w:rFonts w:hint="eastAsia"/>
            <w:lang w:eastAsia="zh-CN"/>
          </w:rPr>
          <w:t>“</w:t>
        </w:r>
      </w:ins>
      <w:del w:id="36" w:author="mickypc" w:date="2026-06-10T14:57:07Z">
        <w:r>
          <w:rPr>
            <w:rFonts w:hint="eastAsia"/>
          </w:rPr>
          <w:delText>"</w:delText>
        </w:r>
      </w:del>
      <w:r>
        <w:rPr>
          <w:rFonts w:hint="eastAsia"/>
        </w:rPr>
        <w:t>看到什么</w:t>
      </w:r>
      <w:ins w:id="37" w:author="mickypc" w:date="2026-06-10T14:56:10Z">
        <w:r>
          <w:rPr>
            <w:rFonts w:hint="eastAsia"/>
            <w:lang w:eastAsia="zh-CN"/>
          </w:rPr>
          <w:t>”</w:t>
        </w:r>
      </w:ins>
      <w:del w:id="38" w:author="mickypc" w:date="2026-06-10T14:56:10Z">
        <w:r>
          <w:rPr>
            <w:rFonts w:hint="eastAsia"/>
          </w:rPr>
          <w:delText>"</w:delText>
        </w:r>
      </w:del>
      <w:r>
        <w:rPr>
          <w:rFonts w:hint="eastAsia"/>
        </w:rPr>
        <w:t>的信息排序和过滤系统</w:t>
      </w:r>
      <w:del w:id="39" w:author="mickypc" w:date="2026-06-10T15:45:05Z">
        <w:r>
          <w:rPr>
            <w:rFonts w:hint="eastAsia"/>
          </w:rPr>
          <w:delText>——这是真实社交平台的核心机制，但在许多仿真系统中被简化或省略</w:delText>
        </w:r>
      </w:del>
      <w:r>
        <w:rPr>
          <w:rFonts w:hint="eastAsia"/>
        </w:rPr>
        <w:t>。</w:t>
      </w:r>
    </w:p>
    <w:p w14:paraId="66E89835">
      <w:pPr>
        <w:numPr>
          <w:ilvl w:val="0"/>
          <w:numId w:val="2"/>
        </w:numPr>
      </w:pPr>
      <w:r>
        <w:rPr>
          <w:rFonts w:hint="eastAsia"/>
          <w:b/>
          <w:bCs/>
        </w:rPr>
        <w:t>仿真引擎</w:t>
      </w:r>
      <w:r>
        <w:rPr>
          <w:rFonts w:hint="eastAsia"/>
        </w:rPr>
        <w:t>：驱动时间推进、协调Agent交互、管理状态更新的运行时系统。</w:t>
      </w:r>
    </w:p>
    <w:p w14:paraId="4D3DE3ED">
      <w:pPr>
        <w:numPr>
          <w:ilvl w:val="0"/>
          <w:numId w:val="2"/>
        </w:numPr>
      </w:pPr>
      <w:r>
        <w:rPr>
          <w:rFonts w:hint="eastAsia"/>
          <w:b/>
          <w:bCs/>
        </w:rPr>
        <w:t>评估框架</w:t>
      </w:r>
      <w:r>
        <w:rPr>
          <w:rFonts w:hint="eastAsia"/>
        </w:rPr>
        <w:t>：衡量仿真结果与真实世界数据一致性的指标体系。</w:t>
      </w:r>
    </w:p>
    <w:p w14:paraId="745ABB9E">
      <w:pPr>
        <w:pStyle w:val="26"/>
      </w:pPr>
      <w:r>
        <w:t xml:space="preserve">Sarangi et al. [18] </w:t>
      </w:r>
      <w:r>
        <w:rPr>
          <w:rFonts w:hint="eastAsia"/>
        </w:rPr>
        <w:t>提出的EASE框架（Environments,</w:t>
      </w:r>
      <w:r>
        <w:t xml:space="preserve"> Agents, Simulation engines, Evaluation </w:t>
      </w:r>
      <w:r>
        <w:rPr>
          <w:rFonts w:hint="eastAsia"/>
        </w:rPr>
        <w:t>metrics）将上述组件形式化为四个可配置模块</w:t>
      </w:r>
      <w:r>
        <w:commentReference w:id="2"/>
      </w:r>
      <w:r>
        <w:rPr>
          <w:rFonts w:hint="eastAsia"/>
        </w:rPr>
        <w:t>，为该领域的标准化提供了概念基础。</w:t>
      </w:r>
    </w:p>
    <w:bookmarkEnd w:id="4"/>
    <w:p w14:paraId="4ED59F91">
      <w:pPr>
        <w:pStyle w:val="5"/>
      </w:pPr>
      <w:bookmarkStart w:id="5" w:name="Xc167ac7c43371bc8d0e53264bc1aae432011406"/>
      <w:r>
        <w:t xml:space="preserve">2.2 </w:t>
      </w:r>
      <w:r>
        <w:rPr>
          <w:rFonts w:hint="eastAsia"/>
        </w:rPr>
        <w:t>与传统ABM的关系</w:t>
      </w:r>
    </w:p>
    <w:p w14:paraId="7A941BB3">
      <w:pPr>
        <w:pStyle w:val="26"/>
      </w:pPr>
      <w:r>
        <w:commentReference w:id="3"/>
      </w:r>
      <w:r>
        <w:t xml:space="preserve">LLM </w:t>
      </w:r>
      <w:r>
        <w:rPr>
          <w:rFonts w:hint="eastAsia"/>
        </w:rPr>
        <w:t>Agent仿真与传统的基于Agent的建模（ABM）既有继承又有根本性突破。传统ABM依赖研究者预先定义的规则（如Bounded</w:t>
      </w:r>
      <w:r>
        <w:t xml:space="preserve"> </w:t>
      </w:r>
      <w:r>
        <w:rPr>
          <w:rFonts w:hint="eastAsia"/>
        </w:rPr>
        <w:t>Confidence模型中的影响力阈值、SIR模型中的感染率），其优势在于参数可控、数学可分析，但局限性在于：(1)</w:t>
      </w:r>
      <w:r>
        <w:t xml:space="preserve"> </w:t>
      </w:r>
      <w:r>
        <w:rPr>
          <w:rFonts w:hint="eastAsia"/>
        </w:rPr>
        <w:t>规则集永远无法穷尽真实人类行为的复杂性；(2)</w:t>
      </w:r>
      <w:r>
        <w:t xml:space="preserve"> </w:t>
      </w:r>
      <w:r>
        <w:rPr>
          <w:rFonts w:hint="eastAsia"/>
        </w:rPr>
        <w:t>Agent无法生成自然语言内容；(3)</w:t>
      </w:r>
      <w:r>
        <w:t xml:space="preserve"> </w:t>
      </w:r>
      <w:r>
        <w:rPr>
          <w:rFonts w:hint="eastAsia"/>
        </w:rPr>
        <w:t>无法对真实世界事件做出情境化反应。</w:t>
      </w:r>
    </w:p>
    <w:p w14:paraId="7947191A">
      <w:pPr>
        <w:pStyle w:val="3"/>
      </w:pPr>
      <w:r>
        <w:t xml:space="preserve">LLM </w:t>
      </w:r>
      <w:r>
        <w:rPr>
          <w:rFonts w:hint="eastAsia"/>
        </w:rPr>
        <w:t>Agent仿真突破了这些局限：Agent可以用自然语言表达意见、生成社交媒体帖子、根据情境调整行为策略。但这种灵活性也带来了新的脆弱性——Agent行为对Prompt措辞高度敏感[16]，仿真结果可能反映LLM的训练偏差而非真实社会规律[15]。因此，LLM</w:t>
      </w:r>
      <w:r>
        <w:t xml:space="preserve"> </w:t>
      </w:r>
      <w:r>
        <w:rPr>
          <w:rFonts w:hint="eastAsia"/>
        </w:rPr>
        <w:t>Agent仿真并非传统ABM的替代，而是一种新的计算工具——其优势在于行为丰富性，弱点在于可控性和可复现性。两者的混合使用（hybrid</w:t>
      </w:r>
      <w:r>
        <w:t xml:space="preserve"> </w:t>
      </w:r>
      <w:r>
        <w:rPr>
          <w:rFonts w:hint="eastAsia"/>
        </w:rPr>
        <w:t>approach）是当前最活跃的研究方向</w:t>
      </w:r>
      <w:r>
        <w:fldChar w:fldCharType="begin"/>
      </w:r>
      <w:r>
        <w:instrText xml:space="preserve"> HYPERLINK "" \h </w:instrText>
      </w:r>
      <w:r>
        <w:fldChar w:fldCharType="separate"/>
      </w:r>
      <w:r>
        <w:rPr>
          <w:rStyle w:val="22"/>
        </w:rPr>
        <w:t>3</w:t>
      </w:r>
      <w:r>
        <w:rPr>
          <w:rStyle w:val="22"/>
        </w:rPr>
        <w:fldChar w:fldCharType="end"/>
      </w:r>
      <w:r>
        <w:t>[5]。</w:t>
      </w:r>
    </w:p>
    <w:bookmarkEnd w:id="5"/>
    <w:p w14:paraId="2436A739">
      <w:pPr>
        <w:pStyle w:val="5"/>
      </w:pPr>
      <w:bookmarkStart w:id="6" w:name="X8ab42c4d47eb2d7f37913ebec4d61503e998103"/>
      <w:r>
        <w:t xml:space="preserve">2.3 </w:t>
      </w:r>
      <w:r>
        <w:rPr>
          <w:rFonts w:hint="eastAsia"/>
        </w:rPr>
        <w:t>综述的范围与分类法</w:t>
      </w:r>
    </w:p>
    <w:p w14:paraId="11825F4B">
      <w:pPr>
        <w:pStyle w:val="26"/>
      </w:pPr>
      <w:r>
        <w:rPr>
          <w:rFonts w:hint="eastAsia"/>
        </w:rPr>
        <w:t>本文沿四个维度组织已有工作：</w:t>
      </w:r>
    </w:p>
    <w:p w14:paraId="10A97EBC">
      <w:pPr>
        <w:numPr>
          <w:ilvl w:val="0"/>
          <w:numId w:val="3"/>
        </w:numPr>
      </w:pPr>
      <w:r>
        <w:rPr>
          <w:rFonts w:hint="eastAsia"/>
          <w:b/>
          <w:bCs/>
        </w:rPr>
        <w:t>仿真架构</w:t>
      </w:r>
      <w:r>
        <w:rPr>
          <w:rFonts w:hint="eastAsia"/>
        </w:rPr>
        <w:t>（第3</w:t>
      </w:r>
      <w:ins w:id="40" w:author="mickypc" w:date="2026-06-10T15:26:03Z">
        <w:r>
          <w:rPr>
            <w:rFonts w:hint="eastAsia"/>
            <w:lang w:val="en-US" w:eastAsia="zh-CN"/>
          </w:rPr>
          <w:t>章</w:t>
        </w:r>
      </w:ins>
      <w:del w:id="41" w:author="mickypc" w:date="2026-06-10T15:26:00Z">
        <w:r>
          <w:rPr>
            <w:rFonts w:hint="eastAsia"/>
          </w:rPr>
          <w:delText>节</w:delText>
        </w:r>
      </w:del>
      <w:r>
        <w:rPr>
          <w:rFonts w:hint="eastAsia"/>
        </w:rPr>
        <w:t>）：纯LLM驱动</w:t>
      </w:r>
      <w:r>
        <w:t xml:space="preserve"> → </w:t>
      </w:r>
      <w:r>
        <w:rPr>
          <w:rFonts w:hint="eastAsia"/>
        </w:rPr>
        <w:t>LLM-ABM混合</w:t>
      </w:r>
      <w:r>
        <w:t xml:space="preserve"> → </w:t>
      </w:r>
      <w:r>
        <w:rPr>
          <w:rFonts w:hint="eastAsia"/>
        </w:rPr>
        <w:t>图加速/压缩优化</w:t>
      </w:r>
    </w:p>
    <w:p w14:paraId="1F4CA26A">
      <w:pPr>
        <w:numPr>
          <w:ilvl w:val="0"/>
          <w:numId w:val="3"/>
        </w:numPr>
      </w:pPr>
      <w:r>
        <w:rPr>
          <w:rFonts w:hint="eastAsia"/>
          <w:b/>
          <w:bCs/>
        </w:rPr>
        <w:t>推荐与分发机制</w:t>
      </w:r>
      <w:r>
        <w:rPr>
          <w:rFonts w:hint="eastAsia"/>
        </w:rPr>
        <w:t>（第4节）：无推荐</w:t>
      </w:r>
      <w:r>
        <w:t xml:space="preserve"> → </w:t>
      </w:r>
      <w:r>
        <w:rPr>
          <w:rFonts w:hint="eastAsia"/>
        </w:rPr>
        <w:t>有推荐但预设参数</w:t>
      </w:r>
      <w:r>
        <w:t xml:space="preserve"> → </w:t>
      </w:r>
      <w:r>
        <w:rPr>
          <w:rFonts w:hint="eastAsia"/>
        </w:rPr>
        <w:t>有推荐且数据驱动</w:t>
      </w:r>
    </w:p>
    <w:p w14:paraId="6A0924C2">
      <w:pPr>
        <w:numPr>
          <w:ilvl w:val="0"/>
          <w:numId w:val="3"/>
        </w:numPr>
      </w:pPr>
      <w:r>
        <w:rPr>
          <w:rFonts w:hint="eastAsia"/>
          <w:b/>
          <w:bCs/>
        </w:rPr>
        <w:t>Agent建模</w:t>
      </w:r>
      <w:r>
        <w:rPr>
          <w:rFonts w:hint="eastAsia"/>
        </w:rPr>
        <w:t>（第5节）：画像生成</w:t>
      </w:r>
      <w:r>
        <w:t xml:space="preserve"> → </w:t>
      </w:r>
      <w:r>
        <w:rPr>
          <w:rFonts w:hint="eastAsia"/>
        </w:rPr>
        <w:t>记忆系统</w:t>
      </w:r>
      <w:r>
        <w:t xml:space="preserve"> → </w:t>
      </w:r>
      <w:r>
        <w:rPr>
          <w:rFonts w:hint="eastAsia"/>
        </w:rPr>
        <w:t>信念/态度动力学</w:t>
      </w:r>
    </w:p>
    <w:p w14:paraId="612A802F">
      <w:pPr>
        <w:numPr>
          <w:ilvl w:val="0"/>
          <w:numId w:val="3"/>
        </w:numPr>
      </w:pPr>
      <w:r>
        <w:rPr>
          <w:rFonts w:hint="eastAsia"/>
          <w:b/>
          <w:bCs/>
        </w:rPr>
        <w:t>验证与评估</w:t>
      </w:r>
      <w:r>
        <w:rPr>
          <w:rFonts w:hint="eastAsia"/>
        </w:rPr>
        <w:t>（第6节）：操作验证</w:t>
      </w:r>
      <w:r>
        <w:t xml:space="preserve"> → </w:t>
      </w:r>
      <w:r>
        <w:rPr>
          <w:rFonts w:hint="eastAsia"/>
        </w:rPr>
        <w:t>鲁棒性审计</w:t>
      </w:r>
      <w:r>
        <w:t xml:space="preserve"> → </w:t>
      </w:r>
      <w:r>
        <w:rPr>
          <w:rFonts w:hint="eastAsia"/>
        </w:rPr>
        <w:t>基准构建</w:t>
      </w:r>
      <w:r>
        <w:t xml:space="preserve"> → </w:t>
      </w:r>
      <w:r>
        <w:rPr>
          <w:rFonts w:hint="eastAsia"/>
        </w:rPr>
        <w:t>方法论框架</w:t>
      </w:r>
    </w:p>
    <w:p w14:paraId="5C508A42">
      <w:pPr>
        <w:pStyle w:val="51"/>
      </w:pPr>
      <w:r>
        <w:rPr>
          <w:rStyle w:val="50"/>
          <w:rFonts w:hint="eastAsia"/>
        </w:rPr>
        <w:t>仿真架构</w:t>
      </w:r>
      <w:r>
        <w:rPr>
          <w:rStyle w:val="50"/>
        </w:rPr>
        <w:t xml:space="preserve"> ──── </w:t>
      </w:r>
      <w:r>
        <w:rPr>
          <w:rStyle w:val="50"/>
          <w:rFonts w:hint="eastAsia"/>
        </w:rPr>
        <w:t>推荐机制</w:t>
      </w:r>
      <w:r>
        <w:rPr>
          <w:rStyle w:val="50"/>
        </w:rPr>
        <w:t xml:space="preserve"> ──── </w:t>
      </w:r>
      <w:r>
        <w:rPr>
          <w:rStyle w:val="50"/>
          <w:rFonts w:hint="eastAsia"/>
        </w:rPr>
        <w:t>Agent建模</w:t>
      </w:r>
      <w:r>
        <w:rPr>
          <w:rStyle w:val="50"/>
        </w:rPr>
        <w:t xml:space="preserve"> ──── </w:t>
      </w:r>
      <w:r>
        <w:rPr>
          <w:rStyle w:val="50"/>
          <w:rFonts w:hint="eastAsia"/>
        </w:rPr>
        <w:t>验证评估</w:t>
      </w:r>
      <w:r>
        <w:br w:type="textWrapping"/>
      </w:r>
      <w:r>
        <w:rPr>
          <w:rStyle w:val="50"/>
        </w:rPr>
        <w:t xml:space="preserve">   │              │              │              │</w:t>
      </w:r>
      <w:r>
        <w:br w:type="textWrapping"/>
      </w:r>
      <w:r>
        <w:rPr>
          <w:rStyle w:val="50"/>
        </w:rPr>
        <w:t xml:space="preserve">   ├─ </w:t>
      </w:r>
      <w:r>
        <w:rPr>
          <w:rStyle w:val="50"/>
          <w:rFonts w:hint="eastAsia"/>
        </w:rPr>
        <w:t>纯LLM</w:t>
      </w:r>
      <w:r>
        <w:rPr>
          <w:rStyle w:val="50"/>
        </w:rPr>
        <w:t xml:space="preserve">       ├─ </w:t>
      </w:r>
      <w:r>
        <w:rPr>
          <w:rStyle w:val="50"/>
          <w:rFonts w:hint="eastAsia"/>
        </w:rPr>
        <w:t>无推荐</w:t>
      </w:r>
      <w:r>
        <w:rPr>
          <w:rStyle w:val="50"/>
        </w:rPr>
        <w:t xml:space="preserve">      ├─ </w:t>
      </w:r>
      <w:r>
        <w:rPr>
          <w:rStyle w:val="50"/>
          <w:rFonts w:hint="eastAsia"/>
        </w:rPr>
        <w:t>画像生成</w:t>
      </w:r>
      <w:r>
        <w:rPr>
          <w:rStyle w:val="50"/>
        </w:rPr>
        <w:t xml:space="preserve">    ├─ </w:t>
      </w:r>
      <w:r>
        <w:rPr>
          <w:rStyle w:val="50"/>
          <w:rFonts w:hint="eastAsia"/>
        </w:rPr>
        <w:t>操作验证</w:t>
      </w:r>
      <w:r>
        <w:br w:type="textWrapping"/>
      </w:r>
      <w:r>
        <w:rPr>
          <w:rStyle w:val="50"/>
        </w:rPr>
        <w:t xml:space="preserve">   ├─ </w:t>
      </w:r>
      <w:r>
        <w:rPr>
          <w:rStyle w:val="50"/>
          <w:rFonts w:hint="eastAsia"/>
        </w:rPr>
        <w:t>LLM-ABM混合</w:t>
      </w:r>
      <w:r>
        <w:rPr>
          <w:rStyle w:val="50"/>
        </w:rPr>
        <w:t xml:space="preserve"> ├─ </w:t>
      </w:r>
      <w:r>
        <w:rPr>
          <w:rStyle w:val="50"/>
          <w:rFonts w:hint="eastAsia"/>
        </w:rPr>
        <w:t>预设参数</w:t>
      </w:r>
      <w:r>
        <w:rPr>
          <w:rStyle w:val="50"/>
        </w:rPr>
        <w:t xml:space="preserve">    ├─ </w:t>
      </w:r>
      <w:r>
        <w:rPr>
          <w:rStyle w:val="50"/>
          <w:rFonts w:hint="eastAsia"/>
        </w:rPr>
        <w:t>记忆系统</w:t>
      </w:r>
      <w:r>
        <w:rPr>
          <w:rStyle w:val="50"/>
        </w:rPr>
        <w:t xml:space="preserve">    ├─ </w:t>
      </w:r>
      <w:r>
        <w:rPr>
          <w:rStyle w:val="50"/>
          <w:rFonts w:hint="eastAsia"/>
        </w:rPr>
        <w:t>鲁棒性审计</w:t>
      </w:r>
      <w:r>
        <w:br w:type="textWrapping"/>
      </w:r>
      <w:r>
        <w:rPr>
          <w:rStyle w:val="50"/>
        </w:rPr>
        <w:t xml:space="preserve">   └─ </w:t>
      </w:r>
      <w:r>
        <w:rPr>
          <w:rStyle w:val="50"/>
          <w:rFonts w:hint="eastAsia"/>
        </w:rPr>
        <w:t>效率优化</w:t>
      </w:r>
      <w:r>
        <w:rPr>
          <w:rStyle w:val="50"/>
        </w:rPr>
        <w:t xml:space="preserve">    └─ </w:t>
      </w:r>
      <w:r>
        <w:rPr>
          <w:rStyle w:val="50"/>
          <w:rFonts w:hint="eastAsia"/>
        </w:rPr>
        <w:t>数据驱动</w:t>
      </w:r>
      <w:r>
        <w:rPr>
          <w:rStyle w:val="50"/>
        </w:rPr>
        <w:t xml:space="preserve">    └─ </w:t>
      </w:r>
      <w:r>
        <w:rPr>
          <w:rStyle w:val="50"/>
          <w:rFonts w:hint="eastAsia"/>
        </w:rPr>
        <w:t>信念动力学</w:t>
      </w:r>
      <w:r>
        <w:rPr>
          <w:rStyle w:val="50"/>
        </w:rPr>
        <w:t xml:space="preserve">  └─ </w:t>
      </w:r>
      <w:r>
        <w:rPr>
          <w:rStyle w:val="50"/>
          <w:rFonts w:hint="eastAsia"/>
        </w:rPr>
        <w:t>基准+方法论</w:t>
      </w:r>
    </w:p>
    <w:bookmarkEnd w:id="3"/>
    <w:bookmarkEnd w:id="6"/>
    <w:p w14:paraId="4822900B">
      <w:pPr>
        <w:pStyle w:val="4"/>
      </w:pPr>
      <w:bookmarkStart w:id="7" w:name="X5b7b417ff005bc8415cb90f21ce3ede4f3224be"/>
      <w:r>
        <w:t xml:space="preserve">3 </w:t>
      </w:r>
      <w:r>
        <w:rPr>
          <w:rFonts w:hint="eastAsia"/>
        </w:rPr>
        <w:t>仿真架构</w:t>
      </w:r>
    </w:p>
    <w:p w14:paraId="685974E6">
      <w:pPr>
        <w:pStyle w:val="5"/>
        <w:rPr>
          <w:rFonts w:hint="eastAsia" w:eastAsiaTheme="majorEastAsia"/>
          <w:lang w:val="en-US" w:eastAsia="zh-CN"/>
        </w:rPr>
      </w:pPr>
      <w:bookmarkStart w:id="8" w:name="X799b8733305b604ec3ae0a446524588b0d37f51"/>
      <w:r>
        <w:t xml:space="preserve">3.1 </w:t>
      </w:r>
      <w:del w:id="42" w:author="mickypc" w:date="2026-06-10T15:39:01Z">
        <w:r>
          <w:rPr>
            <w:rFonts w:hint="eastAsia"/>
          </w:rPr>
          <w:delText>纯</w:delText>
        </w:r>
      </w:del>
      <w:r>
        <w:rPr>
          <w:rFonts w:hint="eastAsia"/>
        </w:rPr>
        <w:t>LLM驱动的</w:t>
      </w:r>
      <w:del w:id="43" w:author="mickypc" w:date="2026-06-10T15:39:09Z">
        <w:r>
          <w:rPr>
            <w:rFonts w:hint="eastAsia"/>
          </w:rPr>
          <w:delText>Agent</w:delText>
        </w:r>
      </w:del>
      <w:r>
        <w:rPr>
          <w:rFonts w:hint="eastAsia"/>
        </w:rPr>
        <w:t>仿真</w:t>
      </w:r>
      <w:ins w:id="44" w:author="mickypc" w:date="2026-06-10T15:39:14Z">
        <w:r>
          <w:rPr>
            <w:rFonts w:hint="eastAsia"/>
            <w:lang w:val="en-US" w:eastAsia="zh-CN"/>
          </w:rPr>
          <w:t>架构</w:t>
        </w:r>
      </w:ins>
    </w:p>
    <w:p w14:paraId="7E795085">
      <w:pPr>
        <w:pStyle w:val="26"/>
      </w:pPr>
      <w:ins w:id="45" w:author="mickypc" w:date="2026-06-10T15:30:10Z">
        <w:r>
          <w:rPr>
            <w:rFonts w:hint="eastAsia"/>
          </w:rPr>
          <w:t xml:space="preserve">Park et al. </w:t>
        </w:r>
      </w:ins>
      <w:ins w:id="46" w:author="mickypc" w:date="2026-06-10T15:30:12Z">
        <w:r>
          <w:rPr>
            <w:rFonts w:hint="eastAsia"/>
            <w:lang w:val="en-US" w:eastAsia="zh-CN"/>
          </w:rPr>
          <w:t>提出</w:t>
        </w:r>
      </w:ins>
      <w:ins w:id="47" w:author="mickypc" w:date="2026-06-10T15:30:13Z">
        <w:r>
          <w:rPr>
            <w:rFonts w:hint="eastAsia"/>
            <w:lang w:val="en-US" w:eastAsia="zh-CN"/>
          </w:rPr>
          <w:t>的</w:t>
        </w:r>
      </w:ins>
      <w:r>
        <w:rPr>
          <w:b/>
          <w:bCs/>
        </w:rPr>
        <w:t>Generative Agents</w:t>
      </w:r>
      <w:ins w:id="48" w:author="mickypc" w:date="2026-06-10T15:30:19Z">
        <w:r>
          <w:rPr>
            <w:rFonts w:hint="eastAsia"/>
            <w:b/>
            <w:bCs/>
            <w:lang w:val="en-US" w:eastAsia="zh-CN"/>
          </w:rPr>
          <w:t>框架</w:t>
        </w:r>
      </w:ins>
      <w:r>
        <w:t xml:space="preserve"> [1] </w:t>
      </w:r>
      <w:r>
        <w:rPr>
          <w:rFonts w:hint="eastAsia"/>
        </w:rPr>
        <w:t>确立了该领域的基准范式。</w:t>
      </w:r>
      <w:ins w:id="49" w:author="mickypc" w:date="2026-06-10T15:30:47Z">
        <w:r>
          <w:rPr>
            <w:rFonts w:hint="eastAsia"/>
            <w:lang w:val="en-US" w:eastAsia="zh-CN"/>
          </w:rPr>
          <w:t>该框架</w:t>
        </w:r>
      </w:ins>
      <w:ins w:id="50" w:author="mickypc" w:date="2026-06-10T15:30:49Z">
        <w:r>
          <w:rPr>
            <w:rFonts w:hint="eastAsia"/>
            <w:lang w:val="en-US" w:eastAsia="zh-CN"/>
          </w:rPr>
          <w:t>定义</w:t>
        </w:r>
      </w:ins>
      <w:ins w:id="51" w:author="mickypc" w:date="2026-06-10T15:30:50Z">
        <w:r>
          <w:rPr>
            <w:rFonts w:hint="eastAsia"/>
            <w:lang w:val="en-US" w:eastAsia="zh-CN"/>
          </w:rPr>
          <w:t>了</w:t>
        </w:r>
      </w:ins>
      <w:del w:id="52" w:author="mickypc" w:date="2026-06-10T15:30:42Z">
        <w:r>
          <w:rPr>
            <w:rFonts w:hint="eastAsia"/>
          </w:rPr>
          <w:delText>Par</w:delText>
        </w:r>
      </w:del>
      <w:del w:id="53" w:author="mickypc" w:date="2026-06-10T15:30:41Z">
        <w:r>
          <w:rPr>
            <w:rFonts w:hint="eastAsia"/>
          </w:rPr>
          <w:delText>k</w:delText>
        </w:r>
      </w:del>
      <w:del w:id="54" w:author="mickypc" w:date="2026-06-10T15:30:41Z">
        <w:r>
          <w:rPr/>
          <w:delText xml:space="preserve"> et </w:delText>
        </w:r>
      </w:del>
      <w:del w:id="55" w:author="mickypc" w:date="2026-06-10T15:30:40Z">
        <w:r>
          <w:rPr/>
          <w:delText xml:space="preserve">al. </w:delText>
        </w:r>
      </w:del>
      <w:del w:id="56" w:author="mickypc" w:date="2026-06-10T15:30:39Z">
        <w:r>
          <w:rPr>
            <w:rFonts w:hint="eastAsia"/>
          </w:rPr>
          <w:delText>提出</w:delText>
        </w:r>
      </w:del>
      <w:ins w:id="57" w:author="mickypc" w:date="2026-06-10T14:57:07Z">
        <w:r>
          <w:rPr>
            <w:rFonts w:hint="eastAsia"/>
            <w:lang w:eastAsia="zh-CN"/>
          </w:rPr>
          <w:t>“</w:t>
        </w:r>
      </w:ins>
      <w:del w:id="58" w:author="mickypc" w:date="2026-06-10T14:57:07Z">
        <w:r>
          <w:rPr>
            <w:rFonts w:hint="eastAsia"/>
          </w:rPr>
          <w:delText>"</w:delText>
        </w:r>
      </w:del>
      <w:r>
        <w:rPr>
          <w:rFonts w:hint="eastAsia"/>
        </w:rPr>
        <w:t>记忆-反思-计划</w:t>
      </w:r>
      <w:ins w:id="59" w:author="mickypc" w:date="2026-06-10T14:56:10Z">
        <w:r>
          <w:rPr>
            <w:rFonts w:hint="eastAsia"/>
            <w:lang w:eastAsia="zh-CN"/>
          </w:rPr>
          <w:t>”</w:t>
        </w:r>
      </w:ins>
      <w:del w:id="60" w:author="mickypc" w:date="2026-06-10T14:56:10Z">
        <w:r>
          <w:rPr>
            <w:rFonts w:hint="eastAsia"/>
          </w:rPr>
          <w:delText>"</w:delText>
        </w:r>
      </w:del>
      <w:r>
        <w:rPr>
          <w:rFonts w:hint="eastAsia"/>
        </w:rPr>
        <w:t>三元架构：记忆流（Memory</w:t>
      </w:r>
      <w:r>
        <w:t xml:space="preserve"> </w:t>
      </w:r>
      <w:r>
        <w:rPr>
          <w:rFonts w:hint="eastAsia"/>
        </w:rPr>
        <w:t>Stream）以自然语言存储Agent的完整经历，每条记忆包含时空坐标、重要性分数和嵌入向量；记忆检索采用三因素加权评分——时效性（指数衰减，</w:t>
      </w:r>
      <m:oMath>
        <m:sSup>
          <m:sSupPr/>
          <m:e>
            <m:r>
              <m:rPr/>
              <m:t>0.995</m:t>
            </m:r>
          </m:e>
          <m:sup>
            <m:r>
              <m:rPr/>
              <m:t>t</m:t>
            </m:r>
          </m:sup>
        </m:sSup>
      </m:oMath>
      <w:r>
        <w:rPr>
          <w:rFonts w:hint="eastAsia"/>
        </w:rPr>
        <w:t>）、相关性（嵌入向量的余弦相似度）和重要性（LLM评分的poignancy分数，1-10）——动态选出与当前情境最相关的记忆；反思（Reflection）在累积重要性触发阈值（150）时启动，从最近记忆中生成高层推断并存入记忆流；规划（Planning）首先生成当日粗略日程（6-10项），再逐层分解为5-15分钟的原子动作。在25个Agent的沙盒小镇中，仅给定一个用户指定意图（举办情人节派对），Agent在两天内自主完成了传播邀请、</w:t>
      </w:r>
      <w:ins w:id="61" w:author="mickypc" w:date="2026-06-10T15:50:26Z">
        <w:r>
          <w:rPr>
            <w:rFonts w:hint="eastAsia"/>
            <w:lang w:val="en-US" w:eastAsia="zh-CN"/>
          </w:rPr>
          <w:t>构建</w:t>
        </w:r>
      </w:ins>
      <w:ins w:id="62" w:author="mickypc" w:date="2026-06-10T15:50:27Z">
        <w:r>
          <w:rPr>
            <w:rFonts w:hint="eastAsia"/>
            <w:lang w:val="en-US" w:eastAsia="zh-CN"/>
          </w:rPr>
          <w:t>社交</w:t>
        </w:r>
      </w:ins>
      <w:ins w:id="63" w:author="mickypc" w:date="2026-06-10T15:50:28Z">
        <w:r>
          <w:rPr>
            <w:rFonts w:hint="eastAsia"/>
            <w:lang w:val="en-US" w:eastAsia="zh-CN"/>
          </w:rPr>
          <w:t>关系</w:t>
        </w:r>
      </w:ins>
      <w:del w:id="64" w:author="mickypc" w:date="2026-06-10T15:50:24Z">
        <w:r>
          <w:rPr>
            <w:rFonts w:hint="eastAsia"/>
          </w:rPr>
          <w:delText>结交朋友</w:delText>
        </w:r>
      </w:del>
      <w:r>
        <w:rPr>
          <w:rFonts w:hint="eastAsia"/>
        </w:rPr>
        <w:t>、协调到场等涌现性社会行为。消融实验以自然语言</w:t>
      </w:r>
      <w:ins w:id="65" w:author="mickypc" w:date="2026-06-10T14:57:07Z">
        <w:r>
          <w:rPr>
            <w:rFonts w:hint="eastAsia"/>
            <w:lang w:eastAsia="zh-CN"/>
          </w:rPr>
          <w:t>“</w:t>
        </w:r>
      </w:ins>
      <w:del w:id="66" w:author="mickypc" w:date="2026-06-10T14:57:07Z">
        <w:r>
          <w:rPr>
            <w:rFonts w:hint="eastAsia"/>
          </w:rPr>
          <w:delText>"</w:delText>
        </w:r>
      </w:del>
      <w:r>
        <w:rPr>
          <w:rFonts w:hint="eastAsia"/>
        </w:rPr>
        <w:t>访谈</w:t>
      </w:r>
      <w:ins w:id="67" w:author="mickypc" w:date="2026-06-10T14:56:10Z">
        <w:r>
          <w:rPr>
            <w:rFonts w:hint="eastAsia"/>
            <w:lang w:eastAsia="zh-CN"/>
          </w:rPr>
          <w:t>”</w:t>
        </w:r>
      </w:ins>
      <w:del w:id="68" w:author="mickypc" w:date="2026-06-10T14:56:10Z">
        <w:r>
          <w:rPr>
            <w:rFonts w:hint="eastAsia"/>
          </w:rPr>
          <w:delText>"</w:delText>
        </w:r>
      </w:del>
      <w:r>
        <w:rPr>
          <w:rFonts w:hint="eastAsia"/>
        </w:rPr>
        <w:t>评估5个维度（角色一致性、记忆准确性、规划能力、反应能力、反思准确性），证实三个组件各自对行为可信度有显著贡献。Agent之间通过空间邻近感知（视野半径4格）和自然语言对话传播信息——不存在推荐或内容排序机制，信息分发完全依赖物理空间中的社会交互。尽管如此，生成式Agent的三元架构成为后续几乎所有LLM</w:t>
      </w:r>
      <w:r>
        <w:t xml:space="preserve"> </w:t>
      </w:r>
      <w:r>
        <w:rPr>
          <w:rFonts w:hint="eastAsia"/>
        </w:rPr>
        <w:t>Agent仿真系统的基础模板，论文局限性中明确指出的记忆检索失败、记忆幻觉和语言过于正式等问题也为后续研究指明了改进方向。</w:t>
      </w:r>
    </w:p>
    <w:p w14:paraId="44B7A302">
      <w:pPr>
        <w:pStyle w:val="3"/>
      </w:pPr>
      <w:ins w:id="69" w:author="mickypc" w:date="2026-06-10T15:31:14Z">
        <w:r>
          <w:rPr>
            <w:rFonts w:hint="eastAsia"/>
            <w:b/>
            <w:bCs/>
            <w:lang w:val="en-US" w:eastAsia="zh-CN"/>
          </w:rPr>
          <w:t>XXX</w:t>
        </w:r>
      </w:ins>
      <w:ins w:id="70" w:author="mickypc" w:date="2026-06-10T15:31:15Z">
        <w:r>
          <w:rPr>
            <w:rFonts w:hint="eastAsia"/>
            <w:b/>
            <w:bCs/>
            <w:lang w:val="en-US" w:eastAsia="zh-CN"/>
          </w:rPr>
          <w:t>提出的</w:t>
        </w:r>
      </w:ins>
      <w:r>
        <w:rPr>
          <w:b/>
          <w:bCs/>
        </w:rPr>
        <w:t>CoALA</w:t>
      </w:r>
      <w:r>
        <w:rPr>
          <w:rFonts w:hint="eastAsia"/>
        </w:rPr>
        <w:t>（Cognitive</w:t>
      </w:r>
      <w:r>
        <w:t xml:space="preserve"> Architectures for Language </w:t>
      </w:r>
      <w:r>
        <w:rPr>
          <w:rFonts w:hint="eastAsia"/>
        </w:rPr>
        <w:t>Agents）[2]</w:t>
      </w:r>
      <w:r>
        <w:t xml:space="preserve"> </w:t>
      </w:r>
      <w:r>
        <w:rPr>
          <w:rFonts w:hint="eastAsia"/>
        </w:rPr>
        <w:t>从认知科学和符号人工智能的角度为LLM</w:t>
      </w:r>
      <w:r>
        <w:t xml:space="preserve"> </w:t>
      </w:r>
      <w:r>
        <w:rPr>
          <w:rFonts w:hint="eastAsia"/>
        </w:rPr>
        <w:t>Agent提供了统一的概念框架。CoALA将语言Agent描述为具有模块化记忆（工作记忆、情节记忆、语义记忆、程序记忆）、结构化动作空间（内部记忆操作与外部环境交互）和规划-执行（Planning-Execution）决策循环的认知架构。虽然CoALA本身不针对社交仿真，但它为后续系统的Agent设计提供了理论参照——情节记忆与语义记忆的区分启发了许多仿真系统的记忆架构设计。</w:t>
      </w:r>
    </w:p>
    <w:p w14:paraId="7B7BF1D3">
      <w:pPr>
        <w:pStyle w:val="3"/>
      </w:pPr>
      <w:r>
        <w:rPr>
          <w:b/>
          <w:bCs/>
        </w:rPr>
        <w:t>SALM</w:t>
      </w:r>
      <w:r>
        <w:t xml:space="preserve"> [10] </w:t>
      </w:r>
      <w:ins w:id="71" w:author="mickypc" w:date="2026-06-10T15:31:33Z">
        <w:r>
          <w:rPr>
            <w:rFonts w:hint="eastAsia"/>
            <w:lang w:val="en-US" w:eastAsia="zh-CN"/>
          </w:rPr>
          <w:t>通过</w:t>
        </w:r>
      </w:ins>
      <w:del w:id="72" w:author="mickypc" w:date="2026-06-10T15:31:32Z">
        <w:r>
          <w:rPr>
            <w:rFonts w:hint="eastAsia"/>
          </w:rPr>
          <w:delText>提</w:delText>
        </w:r>
      </w:del>
      <w:del w:id="73" w:author="mickypc" w:date="2026-06-10T15:31:31Z">
        <w:r>
          <w:rPr>
            <w:rFonts w:hint="eastAsia"/>
          </w:rPr>
          <w:delText>出</w:delText>
        </w:r>
      </w:del>
      <w:r>
        <w:rPr>
          <w:rFonts w:hint="eastAsia"/>
        </w:rPr>
        <w:t>分层Prompt架构，实现了超过4000个时间步的稳定仿真，同时将token消耗降低73%。其注意力记忆系统达到80%的缓存命中率（95%</w:t>
      </w:r>
      <w:r>
        <w:t xml:space="preserve"> CI [78%, </w:t>
      </w:r>
      <w:r>
        <w:rPr>
          <w:rFonts w:hint="eastAsia"/>
        </w:rPr>
        <w:t>82%]），并提供了人格稳定性的形式化保证。SALM表明，通过精心的Prompt工程，纯LLM</w:t>
      </w:r>
      <w:r>
        <w:t xml:space="preserve"> </w:t>
      </w:r>
      <w:r>
        <w:rPr>
          <w:rFonts w:hint="eastAsia"/>
        </w:rPr>
        <w:t>Agent可以在相当长的时间范围内保持行为一致性，但其仿真规模仍然有限，且不涉及推荐机制。</w:t>
      </w:r>
    </w:p>
    <w:p w14:paraId="578627D9">
      <w:pPr>
        <w:pStyle w:val="3"/>
      </w:pPr>
      <w:r>
        <w:rPr>
          <w:b/>
          <w:bCs/>
        </w:rPr>
        <w:t>GGBond</w:t>
      </w:r>
      <w:r>
        <w:t xml:space="preserve"> [11] </w:t>
      </w:r>
      <w:r>
        <w:commentReference w:id="4"/>
      </w:r>
      <w:r>
        <w:rPr>
          <w:rFonts w:hint="eastAsia"/>
        </w:rPr>
        <w:t>提出五层认知架构（语言核心、情景记忆、情感状态转换、适应性偏好学习、动态信任-风险评估），结合ICR²（Intimacy-Curiosity-Reciprocity-Risk）动机引擎和多层异质社会图，构建了推荐-社交联合模拟闭环。Agent自主响应推荐算法（MF/MultVAE/LightGCN）的推荐结果，决定是否消费、评分和分享内容，形成稳定的多轮反馈循环。GGBond是最接近真实推荐平台交互模式的系统之一，但其推荐参数仍为预设值。</w:t>
      </w:r>
    </w:p>
    <w:bookmarkEnd w:id="8"/>
    <w:p w14:paraId="214A73F6">
      <w:pPr>
        <w:pStyle w:val="5"/>
      </w:pPr>
      <w:bookmarkStart w:id="9" w:name="Xf2cc23fecdc7605565ae0a65760e9313e0ecec4"/>
      <w:r>
        <w:t xml:space="preserve">3.2 </w:t>
      </w:r>
      <w:r>
        <w:rPr>
          <w:rFonts w:hint="eastAsia"/>
        </w:rPr>
        <w:t>LLM-ABM混合架构</w:t>
      </w:r>
    </w:p>
    <w:p w14:paraId="72A45C7A">
      <w:pPr>
        <w:pStyle w:val="26"/>
      </w:pPr>
      <w:r>
        <w:rPr>
          <w:rFonts w:hint="eastAsia"/>
        </w:rPr>
        <w:t>纯LLM代理存在推理成本高、上下文窗口有限等问题，难以规模化部署。混合架构——少数核心用户由LLM驱动，多数普通用户由数学ABM驱动——成为突破这一瓶颈的主流策略。</w:t>
      </w:r>
    </w:p>
    <w:p w14:paraId="0A96E2AA">
      <w:pPr>
        <w:pStyle w:val="3"/>
      </w:pPr>
      <w:r>
        <w:rPr>
          <w:b/>
          <w:bCs/>
        </w:rPr>
        <w:t>HiSim</w:t>
      </w:r>
      <w:r>
        <w:t xml:space="preserve"> </w:t>
      </w:r>
      <w:r>
        <w:rPr>
          <w:rFonts w:hint="eastAsia"/>
        </w:rPr>
        <w:t>[3]（</w:t>
      </w:r>
      <w:r>
        <w:commentReference w:id="5"/>
      </w:r>
      <w:r>
        <w:rPr>
          <w:rFonts w:hint="eastAsia"/>
        </w:rPr>
        <w:t>ACL</w:t>
      </w:r>
      <w:r>
        <w:t xml:space="preserve"> 2024 </w:t>
      </w:r>
      <w:r>
        <w:rPr>
          <w:rFonts w:hint="eastAsia"/>
        </w:rPr>
        <w:t>Findings）将用户分为Core</w:t>
      </w:r>
      <w:r>
        <w:t xml:space="preserve"> </w:t>
      </w:r>
      <w:r>
        <w:rPr>
          <w:rFonts w:hint="eastAsia"/>
        </w:rPr>
        <w:t>Users（约300人，LLM驱动）和Ordinary</w:t>
      </w:r>
      <w:r>
        <w:t xml:space="preserve"> </w:t>
      </w:r>
      <w:r>
        <w:rPr>
          <w:rFonts w:hint="eastAsia"/>
        </w:rPr>
        <w:t>Users（约700人，Bounded</w:t>
      </w:r>
      <w:r>
        <w:t xml:space="preserve"> Confidence </w:t>
      </w:r>
      <w:r>
        <w:rPr>
          <w:rFonts w:hint="eastAsia"/>
        </w:rPr>
        <w:t>ABM驱动）。在Twitter数据集上验证了混合框架对社会运动响应动态的复现能力。HiSim校准了Ordinary</w:t>
      </w:r>
      <w:r>
        <w:t xml:space="preserve"> </w:t>
      </w:r>
      <w:r>
        <w:rPr>
          <w:rFonts w:hint="eastAsia"/>
        </w:rPr>
        <w:t>Users的舆论动力学参数——影响阈值</w:t>
      </w:r>
      <m:oMath>
        <m:r>
          <m:rPr/>
          <m:t>ϵ</m:t>
        </m:r>
      </m:oMath>
      <w:r>
        <w:rPr>
          <w:rFonts w:hint="eastAsia"/>
        </w:rPr>
        <w:t>和邻居影响权重</w:t>
      </w:r>
      <m:oMath>
        <m:r>
          <m:rPr/>
          <m:t>w</m:t>
        </m:r>
      </m:oMath>
      <w:r>
        <w:rPr>
          <w:rFonts w:hint="eastAsia"/>
        </w:rPr>
        <w:t>——但校准在纯ABM上完成后</w:t>
      </w:r>
      <w:ins w:id="74" w:author="mickypc" w:date="2026-06-10T14:57:07Z">
        <w:r>
          <w:rPr>
            <w:rFonts w:hint="eastAsia"/>
            <w:lang w:eastAsia="zh-CN"/>
          </w:rPr>
          <w:t>“</w:t>
        </w:r>
      </w:ins>
      <w:del w:id="75" w:author="mickypc" w:date="2026-06-10T14:57:07Z">
        <w:r>
          <w:rPr>
            <w:rFonts w:hint="eastAsia"/>
          </w:rPr>
          <w:delText>"</w:delText>
        </w:r>
      </w:del>
      <w:r>
        <w:rPr>
          <w:rFonts w:hint="eastAsia"/>
        </w:rPr>
        <w:t>迁移</w:t>
      </w:r>
      <w:ins w:id="76" w:author="mickypc" w:date="2026-06-10T14:56:10Z">
        <w:r>
          <w:rPr>
            <w:rFonts w:hint="eastAsia"/>
            <w:lang w:eastAsia="zh-CN"/>
          </w:rPr>
          <w:t>”</w:t>
        </w:r>
      </w:ins>
      <w:del w:id="77" w:author="mickypc" w:date="2026-06-10T14:56:10Z">
        <w:r>
          <w:rPr>
            <w:rFonts w:hint="eastAsia"/>
          </w:rPr>
          <w:delText>"</w:delText>
        </w:r>
      </w:del>
      <w:r>
        <w:rPr>
          <w:rFonts w:hint="eastAsia"/>
        </w:rPr>
        <w:t>至混合模型，存在分布偏移风险。更关键的是，HiSim未配备推荐/排序模块，Agent的信息获取依赖社交邻居传播，这与真实平台以推荐算法为核心的信息分发机制有本质差异。</w:t>
      </w:r>
    </w:p>
    <w:p w14:paraId="43B32468">
      <w:pPr>
        <w:pStyle w:val="3"/>
      </w:pPr>
      <w:r>
        <w:rPr>
          <w:b/>
          <w:bCs/>
        </w:rPr>
        <w:t>FDE-LLM</w:t>
      </w:r>
      <w:r>
        <w:t xml:space="preserve"> </w:t>
      </w:r>
      <w:r>
        <w:rPr>
          <w:rFonts w:hint="eastAsia"/>
        </w:rPr>
        <w:t>[4]（</w:t>
      </w:r>
      <w:r>
        <w:rPr>
          <w:i/>
          <w:iCs/>
        </w:rPr>
        <w:t>Scientific Reports</w:t>
      </w:r>
      <w:r>
        <w:t xml:space="preserve">, </w:t>
      </w:r>
      <w:r>
        <w:rPr>
          <w:rFonts w:hint="eastAsia"/>
        </w:rPr>
        <w:t>2025）提出CA+SIR+LLM三层混合框架。用户按1:9比例分为意见领袖和意见跟随者。意见领袖由ChatGLM（GLM4）驱动，LLM负责角色扮演和态度评估（仅输出-1/0/1三值态度），CA模型约束其意见演化（保留因子</w:t>
      </w:r>
      <m:oMath>
        <m:r>
          <m:rPr/>
          <m:t>r</m:t>
        </m:r>
        <m:r>
          <m:rPr>
            <m:sty m:val="p"/>
          </m:rPr>
          <m:t>=</m:t>
        </m:r>
        <m:r>
          <m:rPr/>
          <m:t>0.99</m:t>
        </m:r>
      </m:oMath>
      <w:r>
        <w:rPr>
          <w:rFonts w:hint="eastAsia"/>
        </w:rPr>
        <w:t>、邻域影响系数</w:t>
      </w:r>
      <m:oMath>
        <m:r>
          <m:rPr/>
          <m:t>w</m:t>
        </m:r>
        <m:r>
          <m:rPr>
            <m:sty m:val="p"/>
          </m:rPr>
          <m:t>=</m:t>
        </m:r>
        <m:r>
          <m:rPr/>
          <m:t>0.3</m:t>
        </m:r>
      </m:oMath>
      <w:r>
        <w:rPr>
          <w:rFonts w:hint="eastAsia"/>
        </w:rPr>
        <w:t>、交互阈值</w:t>
      </w:r>
      <m:oMath>
        <m:r>
          <m:rPr/>
          <m:t>ϵ</m:t>
        </m:r>
        <m:r>
          <m:rPr>
            <m:sty m:val="p"/>
          </m:rPr>
          <m:t>=</m:t>
        </m:r>
        <m:r>
          <m:rPr/>
          <m:t>0.5</m:t>
        </m:r>
      </m:oMath>
      <w:r>
        <w:rPr>
          <w:rFonts w:hint="eastAsia"/>
        </w:rPr>
        <w:t>），两者通过加权融合</w:t>
      </w:r>
      <w:r>
        <w:t xml:space="preserve"> </w:t>
      </w:r>
      <m:oMath>
        <m:r>
          <m:rPr/>
          <m:t>O</m:t>
        </m:r>
        <m:r>
          <m:rPr>
            <m:sty m:val="p"/>
          </m:rPr>
          <m:t>=</m:t>
        </m:r>
        <m:r>
          <m:rPr>
            <m:nor/>
            <m:sty m:val="p"/>
          </m:rPr>
          <m:t>clip</m:t>
        </m:r>
        <m:r>
          <m:rPr>
            <m:sty m:val="p"/>
          </m:rPr>
          <m:t>(</m:t>
        </m:r>
        <m:r>
          <m:rPr/>
          <m:t>α</m:t>
        </m:r>
        <m:r>
          <m:rPr>
            <m:sty m:val="p"/>
          </m:rPr>
          <m:t>⋅</m:t>
        </m:r>
        <m:r>
          <m:rPr/>
          <m:t>CA</m:t>
        </m:r>
        <m:r>
          <m:rPr>
            <m:sty m:val="p"/>
          </m:rPr>
          <m:t>+(</m:t>
        </m:r>
        <m:r>
          <m:rPr/>
          <m:t>1</m:t>
        </m:r>
        <m:r>
          <m:rPr>
            <m:sty m:val="p"/>
          </m:rPr>
          <m:t>−</m:t>
        </m:r>
        <m:r>
          <m:rPr/>
          <m:t>α</m:t>
        </m:r>
        <m:r>
          <m:rPr>
            <m:sty m:val="p"/>
          </m:rPr>
          <m:t>)⋅</m:t>
        </m:r>
        <m:r>
          <m:rPr/>
          <m:t>LLM</m:t>
        </m:r>
        <m:r>
          <m:rPr>
            <m:sty m:val="p"/>
          </m:rPr>
          <m:t>,−</m:t>
        </m:r>
        <m:r>
          <m:rPr/>
          <m:t>1</m:t>
        </m:r>
        <m:r>
          <m:rPr>
            <m:sty m:val="p"/>
          </m:rPr>
          <m:t>,</m:t>
        </m:r>
        <m:r>
          <m:rPr/>
          <m:t>1</m:t>
        </m:r>
        <m:r>
          <m:rPr>
            <m:sty m:val="p"/>
          </m:rPr>
          <m:t>)</m:t>
        </m:r>
      </m:oMath>
      <w:r>
        <w:t xml:space="preserve"> </w:t>
      </w:r>
      <w:r>
        <w:rPr>
          <w:rFonts w:hint="eastAsia"/>
        </w:rPr>
        <w:t>共同决定最终态度。跟随者由CA+SIR联合驱动——CA传播意见领袖的态度影响，SIR引入自我衰减机制（恢复概率</w:t>
      </w:r>
      <m:oMath>
        <m:r>
          <m:rPr/>
          <m:t>γ</m:t>
        </m:r>
        <m:r>
          <m:rPr>
            <m:sty m:val="p"/>
          </m:rPr>
          <m:t>=</m:t>
        </m:r>
        <m:r>
          <m:rPr/>
          <m:t>0.9</m:t>
        </m:r>
      </m:oMath>
      <w:r>
        <w:rPr>
          <w:rFonts w:hint="eastAsia"/>
        </w:rPr>
        <w:t>、衰减率</w:t>
      </w:r>
      <m:oMath>
        <m:r>
          <m:rPr/>
          <m:t>λ</m:t>
        </m:r>
        <m:r>
          <m:rPr>
            <m:sty m:val="p"/>
          </m:rPr>
          <m:t>=</m:t>
        </m:r>
        <m:r>
          <m:rPr/>
          <m:t>0.5</m:t>
        </m:r>
      </m:oMath>
      <w:r>
        <w:rPr>
          <w:rFonts w:hint="eastAsia"/>
        </w:rPr>
        <w:t>、感染率</w:t>
      </w:r>
      <m:oMath>
        <m:r>
          <m:rPr/>
          <m:t>β</m:t>
        </m:r>
        <m:r>
          <m:rPr>
            <m:sty m:val="p"/>
          </m:rPr>
          <m:t>=</m:t>
        </m:r>
        <m:r>
          <m:rPr/>
          <m:t>0.3</m:t>
        </m:r>
      </m:oMath>
      <w:r>
        <w:rPr>
          <w:rFonts w:hint="eastAsia"/>
        </w:rPr>
        <w:t>）。在4个微博反转新闻事件（共255,176条帖子）上的验证取得了优异结果：胖猫事件DTW</w:t>
      </w:r>
      <w:r>
        <w:t xml:space="preserve"> 0.3622、Pearson r </w:t>
      </w:r>
      <w:r>
        <w:rPr>
          <w:rFonts w:hint="eastAsia"/>
        </w:rPr>
        <w:t>0.9653；姜萍事件DTW</w:t>
      </w:r>
      <w:r>
        <w:t xml:space="preserve"> 0.3664、r </w:t>
      </w:r>
      <w:r>
        <w:rPr>
          <w:rFonts w:hint="eastAsia"/>
        </w:rPr>
        <w:t>0.8950。FDE-LLM的一个关键消融发现是：去掉CA约束后，姜萍事件DTW从0.3664恶化至0.7530（升幅105.5%），纯LLM的DTW高达2.6584——证明数学约束对LLM</w:t>
      </w:r>
      <w:r>
        <w:t xml:space="preserve"> </w:t>
      </w:r>
      <w:r>
        <w:rPr>
          <w:rFonts w:hint="eastAsia"/>
        </w:rPr>
        <w:t>Agent行为的必要性。但其所有CA/SIR参数均为Grid</w:t>
      </w:r>
      <w:r>
        <w:t xml:space="preserve"> </w:t>
      </w:r>
      <w:r>
        <w:rPr>
          <w:rFonts w:hint="eastAsia"/>
        </w:rPr>
        <w:t>Search预设，不具备从数据中自动校准的能力；论文也未配备推荐系统，Agent仅通过读取线下新闻和相互感知来获取信息。</w:t>
      </w:r>
    </w:p>
    <w:bookmarkEnd w:id="9"/>
    <w:p w14:paraId="20D13E26">
      <w:pPr>
        <w:pStyle w:val="5"/>
      </w:pPr>
      <w:bookmarkStart w:id="10" w:name="Xc61d84c06134b2e017cb0a9e03ae2f3d7959fee"/>
      <w:r>
        <w:t xml:space="preserve">3.3 </w:t>
      </w:r>
      <w:ins w:id="78" w:author="mickypc" w:date="2026-06-10T15:39:28Z">
        <w:r>
          <w:rPr>
            <w:rFonts w:hint="eastAsia"/>
            <w:lang w:val="en-US" w:eastAsia="zh-CN"/>
          </w:rPr>
          <w:t>规模</w:t>
        </w:r>
      </w:ins>
      <w:ins w:id="79" w:author="mickypc" w:date="2026-06-10T15:39:31Z">
        <w:r>
          <w:rPr>
            <w:rFonts w:hint="eastAsia"/>
            <w:lang w:val="en-US" w:eastAsia="zh-CN"/>
          </w:rPr>
          <w:t>与</w:t>
        </w:r>
      </w:ins>
      <w:r>
        <w:rPr>
          <w:rFonts w:hint="eastAsia"/>
        </w:rPr>
        <w:t>效率优化</w:t>
      </w:r>
      <w:r>
        <w:commentReference w:id="6"/>
      </w:r>
      <w:del w:id="80" w:author="mickypc" w:date="2026-06-10T15:39:34Z">
        <w:r>
          <w:rPr>
            <w:rFonts w:hint="eastAsia"/>
          </w:rPr>
          <w:delText>：图加速与拓扑感知</w:delText>
        </w:r>
      </w:del>
    </w:p>
    <w:p w14:paraId="07087368">
      <w:pPr>
        <w:pStyle w:val="26"/>
      </w:pPr>
      <w:r>
        <w:rPr>
          <w:rFonts w:hint="eastAsia"/>
        </w:rPr>
        <w:t>混合架构在效率上仍有改进空间。近期工作从图计算、拓扑结构和原型压缩等角度进行了探索。</w:t>
      </w:r>
    </w:p>
    <w:p w14:paraId="54958668">
      <w:pPr>
        <w:pStyle w:val="3"/>
      </w:pPr>
      <w:r>
        <w:rPr>
          <w:b/>
          <w:bCs/>
        </w:rPr>
        <w:t>GASim</w:t>
      </w:r>
      <w:r>
        <w:t xml:space="preserve"> [5] </w:t>
      </w:r>
      <w:r>
        <w:rPr>
          <w:rFonts w:hint="eastAsia"/>
        </w:rPr>
        <w:t>针对混合架构中</w:t>
      </w:r>
      <w:ins w:id="81" w:author="mickypc" w:date="2026-06-10T14:57:07Z">
        <w:r>
          <w:rPr>
            <w:rFonts w:hint="eastAsia"/>
            <w:lang w:eastAsia="zh-CN"/>
          </w:rPr>
          <w:t>“</w:t>
        </w:r>
      </w:ins>
      <w:del w:id="82" w:author="mickypc" w:date="2026-06-10T14:57:07Z">
        <w:r>
          <w:rPr>
            <w:rFonts w:hint="eastAsia"/>
          </w:rPr>
          <w:delText>"</w:delText>
        </w:r>
      </w:del>
      <w:r>
        <w:rPr>
          <w:rFonts w:hint="eastAsia"/>
        </w:rPr>
        <w:t>昂贵的记忆检索和顺序ABM执行</w:t>
      </w:r>
      <w:ins w:id="83" w:author="mickypc" w:date="2026-06-10T14:56:10Z">
        <w:r>
          <w:rPr>
            <w:rFonts w:hint="eastAsia"/>
            <w:lang w:eastAsia="zh-CN"/>
          </w:rPr>
          <w:t>”</w:t>
        </w:r>
      </w:ins>
      <w:del w:id="84" w:author="mickypc" w:date="2026-06-10T14:56:10Z">
        <w:r>
          <w:rPr>
            <w:rFonts w:hint="eastAsia"/>
          </w:rPr>
          <w:delText>"</w:delText>
        </w:r>
      </w:del>
      <w:r>
        <w:rPr>
          <w:rFonts w:hint="eastAsia"/>
        </w:rPr>
        <w:t>问题，提出三个核心组件：(1)</w:t>
      </w:r>
      <w:r>
        <w:t xml:space="preserve"> </w:t>
      </w:r>
      <w:r>
        <w:rPr>
          <w:rFonts w:hint="eastAsia"/>
        </w:rPr>
        <w:t>图优化记忆（GOM），用稀疏记忆图上的轻量传播替代LLM检索管线；(2)</w:t>
      </w:r>
      <w:r>
        <w:t xml:space="preserve"> </w:t>
      </w:r>
      <w:r>
        <w:rPr>
          <w:rFonts w:hint="eastAsia"/>
        </w:rPr>
        <w:t>图消息传递（GMP），用图注意力网络的并行更新替代顺序ABM执行；(3)</w:t>
      </w:r>
      <w:r>
        <w:t xml:space="preserve"> </w:t>
      </w:r>
      <w:r>
        <w:rPr>
          <w:rFonts w:hint="eastAsia"/>
        </w:rPr>
        <w:t>熵驱动分组（EDG），利用信息熵动态识别信息多样性高的邻域中的涌现核心Agent。GASim实现了9.94倍端到端加速，token消耗低于基线20%，同时保持与真实舆情趋势的强对齐。</w:t>
      </w:r>
    </w:p>
    <w:p w14:paraId="5223C11C">
      <w:pPr>
        <w:pStyle w:val="3"/>
      </w:pPr>
      <w:r>
        <w:rPr>
          <w:b/>
          <w:bCs/>
        </w:rPr>
        <w:t>TopoSim</w:t>
      </w:r>
      <w:r>
        <w:t xml:space="preserve"> [6] </w:t>
      </w:r>
      <w:r>
        <w:rPr>
          <w:rFonts w:hint="eastAsia"/>
        </w:rPr>
        <w:t>批评现有仿真将社交网络仅视为</w:t>
      </w:r>
      <w:ins w:id="85" w:author="mickypc" w:date="2026-06-10T14:57:07Z">
        <w:r>
          <w:rPr>
            <w:rFonts w:hint="eastAsia"/>
            <w:lang w:eastAsia="zh-CN"/>
          </w:rPr>
          <w:t>“</w:t>
        </w:r>
      </w:ins>
      <w:del w:id="86" w:author="mickypc" w:date="2026-06-10T14:57:07Z">
        <w:r>
          <w:rPr>
            <w:rFonts w:hint="eastAsia"/>
          </w:rPr>
          <w:delText>"</w:delText>
        </w:r>
      </w:del>
      <w:r>
        <w:rPr>
          <w:rFonts w:hint="eastAsia"/>
        </w:rPr>
        <w:t>固定的通信骨架</w:t>
      </w:r>
      <w:ins w:id="87" w:author="mickypc" w:date="2026-06-10T14:56:10Z">
        <w:r>
          <w:rPr>
            <w:rFonts w:hint="eastAsia"/>
            <w:lang w:eastAsia="zh-CN"/>
          </w:rPr>
          <w:t>”</w:t>
        </w:r>
      </w:ins>
      <w:del w:id="88" w:author="mickypc" w:date="2026-06-10T14:56:10Z">
        <w:r>
          <w:rPr>
            <w:rFonts w:hint="eastAsia"/>
          </w:rPr>
          <w:delText>"</w:delText>
        </w:r>
      </w:del>
      <w:r>
        <w:rPr>
          <w:rFonts w:hint="eastAsia"/>
        </w:rPr>
        <w:t>，未能利用结构信号。TopoSim提出两个互补维度：(1)</w:t>
      </w:r>
      <w:r>
        <w:t xml:space="preserve"> </w:t>
      </w:r>
      <w:r>
        <w:rPr>
          <w:rFonts w:hint="eastAsia"/>
        </w:rPr>
        <w:t>将结构角色相似的Agent对齐到共享骨干单元，实现协调更新以减少冗余计算；(2)</w:t>
      </w:r>
      <w:r>
        <w:t xml:space="preserve"> </w:t>
      </w:r>
      <w:r>
        <w:rPr>
          <w:rFonts w:hint="eastAsia"/>
        </w:rPr>
        <w:t>将社会影响建模为结构诱导信号，引入基于网络拓扑的异质性交互模式。实验表明TopoSim在保持仿真保真度的同时将token消耗降低50%-90%。</w:t>
      </w:r>
    </w:p>
    <w:p w14:paraId="774860F6">
      <w:pPr>
        <w:pStyle w:val="3"/>
      </w:pPr>
      <w:r>
        <w:rPr>
          <w:b/>
          <w:bCs/>
        </w:rPr>
        <w:t>APS</w:t>
      </w:r>
      <w:r>
        <w:t xml:space="preserve"> [7] </w:t>
      </w:r>
      <w:r>
        <w:rPr>
          <w:rFonts w:hint="eastAsia"/>
        </w:rPr>
        <w:t>将大规模LLM仿真重新表述为递归的oracle分配问题。APS保留LLM作为在线过渡oracle，同时查询自适应核心原型、尾部单例Agent和影子审计Agent。原型响应诱导局部响应面，影子审计估计传播残差用于聚合校正。理论分析将误差分解为原型覆盖误差、审计残差校正误差、局部传播偏差和时序上下文不匹配。在1000万Agent的舆论仿真中，APS实现了381.1倍压缩，最终轮JSD仅0.094。</w:t>
      </w:r>
    </w:p>
    <w:bookmarkEnd w:id="10"/>
    <w:p w14:paraId="0425BCC2">
      <w:pPr>
        <w:pStyle w:val="5"/>
      </w:pPr>
      <w:bookmarkStart w:id="11" w:name="X89f99a4c34ccd6f947d92018d42cb224c3db0c9"/>
      <w:r>
        <w:t xml:space="preserve">3.4 </w:t>
      </w:r>
      <w:r>
        <w:rPr>
          <w:rFonts w:hint="eastAsia"/>
        </w:rPr>
        <w:t>领域应用</w:t>
      </w:r>
      <w:del w:id="89" w:author="mickypc" w:date="2026-06-10T15:39:47Z">
        <w:r>
          <w:rPr>
            <w:rFonts w:hint="eastAsia"/>
          </w:rPr>
          <w:delText>与规模化系统</w:delText>
        </w:r>
      </w:del>
    </w:p>
    <w:p w14:paraId="039843D6">
      <w:pPr>
        <w:pStyle w:val="26"/>
      </w:pPr>
      <w:r>
        <w:rPr>
          <w:b/>
          <w:bCs/>
        </w:rPr>
        <w:t>OASIS</w:t>
      </w:r>
      <w:r>
        <w:t xml:space="preserve"> [8] </w:t>
      </w:r>
      <w:r>
        <w:rPr>
          <w:rFonts w:hint="eastAsia"/>
        </w:rPr>
        <w:t>是首个实现百万级Agent模拟的开放平台，由五个组件构成（Environment</w:t>
      </w:r>
      <w:r>
        <w:t xml:space="preserve"> Server、RecSys、Agent Module、Time Engine、Scalable </w:t>
      </w:r>
      <w:r>
        <w:rPr>
          <w:rFonts w:hint="eastAsia"/>
        </w:rPr>
        <w:t>Inferencer）。OASIS在两个平台场景中配备了不同的推荐机制：X（Twitter）场景使用TwHIN-BERT计算用户-内容兴趣匹配度，结合新鲜度排序；Reddit场景使用hot-score公式</w:t>
      </w:r>
      <w:r>
        <w:t xml:space="preserve"> </w:t>
      </w:r>
      <m:oMath>
        <m:r>
          <m:rPr/>
          <m:t>h</m:t>
        </m:r>
        <m:r>
          <m:rPr>
            <m:sty m:val="p"/>
          </m:rPr>
          <m:t>=</m:t>
        </m:r>
        <m:sSub>
          <m:sSubPr/>
          <m:e>
            <m:r>
              <m:rPr>
                <m:sty m:val="p"/>
              </m:rPr>
              <m:t>log</m:t>
            </m:r>
          </m:e>
          <m:sub>
            <m:r>
              <m:rPr/>
              <m:t>10</m:t>
            </m:r>
          </m:sub>
        </m:sSub>
        <m:r>
          <m:rPr>
            <m:sty m:val="p"/>
          </m:rPr>
          <m:t>(max(|</m:t>
        </m:r>
        <m:r>
          <m:rPr/>
          <m:t>u</m:t>
        </m:r>
        <m:r>
          <m:rPr>
            <m:sty m:val="p"/>
          </m:rPr>
          <m:t>−</m:t>
        </m:r>
        <m:r>
          <m:rPr/>
          <m:t>d</m:t>
        </m:r>
        <m:r>
          <m:rPr>
            <m:sty m:val="p"/>
          </m:rPr>
          <m:t>|,</m:t>
        </m:r>
        <m:r>
          <m:rPr/>
          <m:t>1</m:t>
        </m:r>
        <m:r>
          <m:rPr>
            <m:sty m:val="p"/>
          </m:rPr>
          <m:t>))+</m:t>
        </m:r>
        <m:r>
          <m:rPr>
            <m:nor/>
            <m:sty m:val="p"/>
          </m:rPr>
          <m:t>sign</m:t>
        </m:r>
        <m:r>
          <m:rPr>
            <m:sty m:val="p"/>
          </m:rPr>
          <m:t>(</m:t>
        </m:r>
        <m:r>
          <m:rPr/>
          <m:t>u</m:t>
        </m:r>
        <m:r>
          <m:rPr>
            <m:sty m:val="p"/>
          </m:rPr>
          <m:t>−</m:t>
        </m:r>
        <m:r>
          <m:rPr/>
          <m:t>d</m:t>
        </m:r>
        <m:r>
          <m:rPr>
            <m:sty m:val="p"/>
          </m:rPr>
          <m:t>)⋅(</m:t>
        </m:r>
        <m:r>
          <m:rPr/>
          <m:t>t</m:t>
        </m:r>
        <m:r>
          <m:rPr>
            <m:sty m:val="p"/>
          </m:rPr>
          <m:t>−</m:t>
        </m:r>
        <m:sSub>
          <m:sSubPr/>
          <m:e>
            <m:r>
              <m:rPr/>
              <m:t>t</m:t>
            </m:r>
          </m:e>
          <m:sub>
            <m:r>
              <m:rPr/>
              <m:t>0</m:t>
            </m:r>
          </m:sub>
        </m:sSub>
        <m:r>
          <m:rPr>
            <m:sty m:val="p"/>
          </m:rPr>
          <m:t>)/</m:t>
        </m:r>
        <m:r>
          <m:rPr/>
          <m:t>45000</m:t>
        </m:r>
      </m:oMath>
      <w:r>
        <w:rPr>
          <w:rFonts w:hint="eastAsia"/>
        </w:rPr>
        <w:t>（其中</w:t>
      </w:r>
      <m:oMath>
        <m:sSub>
          <m:sSubPr/>
          <m:e>
            <m:r>
              <m:rPr/>
              <m:t>t</m:t>
            </m:r>
          </m:e>
          <m:sub>
            <m:r>
              <m:rPr/>
              <m:t>0</m:t>
            </m:r>
          </m:sub>
        </m:sSub>
        <m:r>
          <m:rPr>
            <m:sty m:val="p"/>
          </m:rPr>
          <m:t>=</m:t>
        </m:r>
        <m:r>
          <m:rPr/>
          <m:t>1134028003</m:t>
        </m:r>
      </m:oMath>
      <w:r>
        <w:rPr>
          <w:rFonts w:hint="eastAsia"/>
        </w:rPr>
        <w:t>为Reddit纪元）。Agent支持21种动作类型，以Llama3-8b-instruct为基座模型，时间步长为3分钟。在三个经典现象上的验证表明：OASIS能有效复现信息扩散（归一化RMSE约30%）、群体极化（未审查LLM导致的极化更严重）和羊群效应（Agent的从众倾向强于人类）；此外发现更大规模Agent群体导致更丰富和更多样化的意见。OASIS在其系统对比表（Table</w:t>
      </w:r>
      <w:r>
        <w:t xml:space="preserve"> </w:t>
      </w:r>
      <w:r>
        <w:rPr>
          <w:rFonts w:hint="eastAsia"/>
        </w:rPr>
        <w:t>1）中明确标注HiSim无推荐系统且无动态网络——独立验证了多数现有系统缺乏推荐机制的事实。但其推荐参数仍为人工预设，未从传播数据中推导。</w:t>
      </w:r>
    </w:p>
    <w:p w14:paraId="3FD81C5F">
      <w:pPr>
        <w:pStyle w:val="3"/>
      </w:pPr>
      <w:r>
        <w:rPr>
          <w:b/>
          <w:bCs/>
        </w:rPr>
        <w:t>SPARK</w:t>
      </w:r>
      <w:r>
        <w:t xml:space="preserve"> </w:t>
      </w:r>
      <w:r>
        <w:rPr>
          <w:rFonts w:hint="eastAsia"/>
        </w:rPr>
        <w:t>[9]（EMNLP</w:t>
      </w:r>
      <w:r>
        <w:t xml:space="preserve"> </w:t>
      </w:r>
      <w:r>
        <w:rPr>
          <w:rFonts w:hint="eastAsia"/>
        </w:rPr>
        <w:t>2025）是首个LLM多智能体话题-立场共演化模拟框架，关键发现是立场变化与话题演化之间存在双向强化效应（Pearson</w:t>
      </w:r>
      <w:r>
        <w:t xml:space="preserve"> r = </w:t>
      </w:r>
      <w:r>
        <w:rPr>
          <w:rFonts w:hint="eastAsia"/>
        </w:rPr>
        <w:t>0.88）。SPARK揭示了社交动态中的正向反馈循环机制，但未配备推荐模块。</w:t>
      </w:r>
    </w:p>
    <w:p w14:paraId="35666306">
      <w:pPr>
        <w:pStyle w:val="3"/>
      </w:pPr>
      <w:r>
        <w:rPr>
          <w:b/>
          <w:bCs/>
        </w:rPr>
        <w:t>POSIM</w:t>
      </w:r>
      <w:r>
        <w:t xml:space="preserve"> [12] </w:t>
      </w:r>
      <w:r>
        <w:rPr>
          <w:rFonts w:hint="eastAsia"/>
        </w:rPr>
        <w:t>集成LLM</w:t>
      </w:r>
      <w:r>
        <w:t xml:space="preserve"> </w:t>
      </w:r>
      <w:r>
        <w:rPr>
          <w:rFonts w:hint="eastAsia"/>
        </w:rPr>
        <w:t>Agent与BDI（Belief-Desire-Intention）认知架构，配备社交网络和推荐机制，通过Hawkes点过程引擎驱动时间动态。在微博数据上验证了从个体机制到集体现象的复现能力，并发现</w:t>
      </w:r>
      <w:ins w:id="90" w:author="mickypc" w:date="2026-06-10T14:57:07Z">
        <w:r>
          <w:rPr>
            <w:rFonts w:hint="eastAsia"/>
            <w:lang w:eastAsia="zh-CN"/>
          </w:rPr>
          <w:t>“</w:t>
        </w:r>
      </w:ins>
      <w:del w:id="91" w:author="mickypc" w:date="2026-06-10T14:57:07Z">
        <w:r>
          <w:rPr>
            <w:rFonts w:hint="eastAsia"/>
          </w:rPr>
          <w:delText>"</w:delText>
        </w:r>
      </w:del>
      <w:r>
        <w:rPr>
          <w:rFonts w:hint="eastAsia"/>
        </w:rPr>
        <w:t>共情悖论</w:t>
      </w:r>
      <w:ins w:id="92" w:author="mickypc" w:date="2026-06-10T14:56:10Z">
        <w:r>
          <w:rPr>
            <w:rFonts w:hint="eastAsia"/>
            <w:lang w:eastAsia="zh-CN"/>
          </w:rPr>
          <w:t>”</w:t>
        </w:r>
      </w:ins>
      <w:del w:id="93" w:author="mickypc" w:date="2026-06-10T14:56:10Z">
        <w:r>
          <w:rPr>
            <w:rFonts w:hint="eastAsia"/>
          </w:rPr>
          <w:delText>"</w:delText>
        </w:r>
      </w:del>
      <w:r>
        <w:rPr>
          <w:rFonts w:hint="eastAsia"/>
        </w:rPr>
        <w:t>——共情引导在某些条件下反而加深了负面情绪。POSIM是少数明确配备推荐机制的框架之一，但其推荐参数仍为预设值。</w:t>
      </w:r>
    </w:p>
    <w:p w14:paraId="104C42BD">
      <w:pPr>
        <w:pStyle w:val="3"/>
      </w:pPr>
      <w:r>
        <w:rPr>
          <w:b/>
          <w:bCs/>
        </w:rPr>
        <w:t>PolicySim</w:t>
      </w:r>
      <w:r>
        <w:t xml:space="preserve"> [13] </w:t>
      </w:r>
      <w:r>
        <w:rPr>
          <w:rFonts w:hint="eastAsia"/>
        </w:rPr>
        <w:t>将推荐系统视为可优化的平台干预策略，通过SFT和DPO精调用户Agent，采用Contextual</w:t>
      </w:r>
      <w:r>
        <w:t xml:space="preserve"> </w:t>
      </w:r>
      <w:r>
        <w:rPr>
          <w:rFonts w:hint="eastAsia"/>
        </w:rPr>
        <w:t>Bandit建模自适应的推荐干预。PolicySim强调推荐策略事前评估对规避回音室和极化的必要性。</w:t>
      </w:r>
    </w:p>
    <w:p w14:paraId="0E2EC944">
      <w:pPr>
        <w:pStyle w:val="3"/>
      </w:pPr>
      <w:r>
        <w:rPr>
          <w:b/>
          <w:bCs/>
        </w:rPr>
        <w:t>PopSim</w:t>
      </w:r>
      <w:r>
        <w:t xml:space="preserve"> [14] </w:t>
      </w:r>
      <w:r>
        <w:rPr>
          <w:rFonts w:hint="eastAsia"/>
        </w:rPr>
        <w:t>将仿真范式应用于社交媒体流行度预测，提出社会平均场（Social</w:t>
      </w:r>
      <w:r>
        <w:t xml:space="preserve"> </w:t>
      </w:r>
      <w:r>
        <w:rPr>
          <w:rFonts w:hint="eastAsia"/>
        </w:rPr>
        <w:t>Mean-Field）Agent交互机制，在真实数据集上将预测误差平均降低8.82%。</w:t>
      </w:r>
    </w:p>
    <w:bookmarkEnd w:id="7"/>
    <w:bookmarkEnd w:id="11"/>
    <w:p w14:paraId="2E4F3E81">
      <w:pPr>
        <w:pStyle w:val="4"/>
      </w:pPr>
      <w:bookmarkStart w:id="12" w:name="X1d81176327c6202660c741ef4abbb31e8419b44"/>
      <w:r>
        <w:t xml:space="preserve">4 </w:t>
      </w:r>
      <w:r>
        <w:rPr>
          <w:rFonts w:hint="eastAsia"/>
        </w:rPr>
        <w:t>推荐与信息分发机制</w:t>
      </w:r>
    </w:p>
    <w:p w14:paraId="4EAB4EC5">
      <w:pPr>
        <w:pStyle w:val="26"/>
      </w:pPr>
      <w:r>
        <w:rPr>
          <w:rFonts w:hint="eastAsia"/>
        </w:rPr>
        <w:t>推荐/排序系统是真实社交媒体平台信息分发的核心机制，决定了用户</w:t>
      </w:r>
      <w:ins w:id="94" w:author="mickypc" w:date="2026-06-10T14:57:07Z">
        <w:r>
          <w:rPr>
            <w:rFonts w:hint="eastAsia"/>
            <w:lang w:eastAsia="zh-CN"/>
          </w:rPr>
          <w:t>“</w:t>
        </w:r>
      </w:ins>
      <w:del w:id="95" w:author="mickypc" w:date="2026-06-10T14:57:07Z">
        <w:r>
          <w:rPr>
            <w:rFonts w:hint="eastAsia"/>
          </w:rPr>
          <w:delText>"</w:delText>
        </w:r>
      </w:del>
      <w:r>
        <w:rPr>
          <w:rFonts w:hint="eastAsia"/>
        </w:rPr>
        <w:t>看到什么</w:t>
      </w:r>
      <w:ins w:id="96" w:author="mickypc" w:date="2026-06-10T14:56:10Z">
        <w:r>
          <w:rPr>
            <w:rFonts w:hint="eastAsia"/>
            <w:lang w:eastAsia="zh-CN"/>
          </w:rPr>
          <w:t>”</w:t>
        </w:r>
      </w:ins>
      <w:del w:id="97" w:author="mickypc" w:date="2026-06-10T14:56:10Z">
        <w:r>
          <w:rPr>
            <w:rFonts w:hint="eastAsia"/>
          </w:rPr>
          <w:delText>"</w:delText>
        </w:r>
      </w:del>
      <w:ins w:id="98" w:author="mickypc" w:date="2026-06-10T15:45:39Z">
        <w:r>
          <w:rPr>
            <w:rFonts w:hint="eastAsia"/>
            <w:lang w:eastAsia="zh-CN"/>
          </w:rPr>
          <w:t>，</w:t>
        </w:r>
      </w:ins>
      <w:del w:id="99" w:author="mickypc" w:date="2026-06-10T15:45:38Z">
        <w:r>
          <w:rPr>
            <w:rFonts w:hint="eastAsia"/>
          </w:rPr>
          <w:delText>——</w:delText>
        </w:r>
      </w:del>
      <w:r>
        <w:rPr>
          <w:rFonts w:hint="eastAsia"/>
        </w:rPr>
        <w:t>进而决定了用户的态度形成和行为选择。然而，在LLM</w:t>
      </w:r>
      <w:r>
        <w:t xml:space="preserve"> </w:t>
      </w:r>
      <w:r>
        <w:rPr>
          <w:rFonts w:hint="eastAsia"/>
        </w:rPr>
        <w:t>Agent社交仿真研究中，推荐机制的建模长期未获得足够重视。</w:t>
      </w:r>
    </w:p>
    <w:p w14:paraId="0F4D8481">
      <w:pPr>
        <w:pStyle w:val="5"/>
      </w:pPr>
      <w:bookmarkStart w:id="13" w:name="X68c403ef3dac93477fda671c5ebbedb3e043020"/>
      <w:r>
        <w:t xml:space="preserve">4.1 </w:t>
      </w:r>
      <w:r>
        <w:rPr>
          <w:rFonts w:hint="eastAsia"/>
        </w:rPr>
        <w:t>现有系统的推荐建模现状</w:t>
      </w:r>
    </w:p>
    <w:p w14:paraId="54434E51">
      <w:pPr>
        <w:pStyle w:val="26"/>
      </w:pPr>
      <w:r>
        <w:rPr>
          <w:rFonts w:hint="eastAsia"/>
        </w:rPr>
        <w:t>通过对已有系统的系统分析，可将其分为三类：</w:t>
      </w:r>
    </w:p>
    <w:p w14:paraId="2D927445">
      <w:pPr>
        <w:pStyle w:val="3"/>
      </w:pPr>
      <w:r>
        <w:rPr>
          <w:rFonts w:hint="eastAsia"/>
          <w:b/>
          <w:bCs/>
        </w:rPr>
        <w:t>第一类：无推荐机制。</w:t>
      </w:r>
      <w:r>
        <w:t xml:space="preserve"> </w:t>
      </w:r>
      <w:r>
        <w:rPr>
          <w:rFonts w:hint="eastAsia"/>
        </w:rPr>
        <w:t>大多数LLM</w:t>
      </w:r>
      <w:r>
        <w:t xml:space="preserve"> </w:t>
      </w:r>
      <w:r>
        <w:rPr>
          <w:rFonts w:hint="eastAsia"/>
        </w:rPr>
        <w:t>Agent仿真系统根本未配备推荐/排序模块。Generative</w:t>
      </w:r>
      <w:r>
        <w:t xml:space="preserve"> Agents [1]、HiSim [3]、FDE-LLM [4]、SALM [10]、SPARK [9]、GASim [5]、TopoSim [6]、APS [7] </w:t>
      </w:r>
      <w:r>
        <w:rPr>
          <w:rFonts w:hint="eastAsia"/>
        </w:rPr>
        <w:t>等系统，Agent的信息获取依赖社交邻居传播或全局随机曝光。这种设计与真实社交平台的信息分发机制存在本质差异——在真实平台中，推荐算法是用户内容消费的首要驱动因素。</w:t>
      </w:r>
    </w:p>
    <w:p w14:paraId="41FA5939">
      <w:pPr>
        <w:pStyle w:val="3"/>
      </w:pPr>
      <w:r>
        <w:rPr>
          <w:rFonts w:hint="eastAsia"/>
          <w:b/>
          <w:bCs/>
        </w:rPr>
        <w:t>第二类：有推荐但参数为人工预设。</w:t>
      </w:r>
      <w:r>
        <w:t xml:space="preserve"> OASIS </w:t>
      </w:r>
      <w:r>
        <w:rPr>
          <w:rFonts w:hint="eastAsia"/>
        </w:rPr>
        <w:t>[8]（X场景用TwHIN-BERT兴趣匹配+新鲜度排序，Reddit场景用hot-score公式）、GGBond</w:t>
      </w:r>
      <w:r>
        <w:t xml:space="preserve"> </w:t>
      </w:r>
      <w:r>
        <w:rPr>
          <w:rFonts w:hint="eastAsia"/>
        </w:rPr>
        <w:t>[11]（MF/MultVAE/LightGCN）、POSIM</w:t>
      </w:r>
      <w:r>
        <w:t xml:space="preserve"> </w:t>
      </w:r>
      <w:r>
        <w:rPr>
          <w:rFonts w:hint="eastAsia"/>
        </w:rPr>
        <w:t>[12]（配备推荐机制但参数预设）均属此类。这些系统承认推荐机制的重要性并予以建模，但参数来自研究者的主观设定或通用默认值，缺乏来自特定领域真实传播数据的实证校准。</w:t>
      </w:r>
    </w:p>
    <w:p w14:paraId="773CC15E">
      <w:pPr>
        <w:pStyle w:val="3"/>
      </w:pPr>
      <w:r>
        <w:rPr>
          <w:rFonts w:hint="eastAsia"/>
          <w:b/>
          <w:bCs/>
        </w:rPr>
        <w:t>第三类：数据驱动的推荐策略优化。</w:t>
      </w:r>
      <w:r>
        <w:t xml:space="preserve"> PolicySim [13] </w:t>
      </w:r>
      <w:r>
        <w:rPr>
          <w:rFonts w:hint="eastAsia"/>
        </w:rPr>
        <w:t>通过Contextual</w:t>
      </w:r>
      <w:r>
        <w:t xml:space="preserve"> </w:t>
      </w:r>
      <w:r>
        <w:rPr>
          <w:rFonts w:hint="eastAsia"/>
        </w:rPr>
        <w:t>Bandit和SFT/DPO精调来优化推荐策略，是最接近数据驱动推荐建模的工作。但其目标是在线策略优化而非离线参数校准，且不涉及对真实推荐系统参数的逆向推导。</w:t>
      </w:r>
    </w:p>
    <w:bookmarkEnd w:id="13"/>
    <w:p w14:paraId="35DEFD3B">
      <w:pPr>
        <w:pStyle w:val="5"/>
      </w:pPr>
      <w:bookmarkStart w:id="14" w:name="X7c8b0b08fb73d274c69c82032bb127425f5e621"/>
      <w:r>
        <w:t xml:space="preserve">4.2 </w:t>
      </w:r>
      <w:r>
        <w:rPr>
          <w:rFonts w:hint="eastAsia"/>
        </w:rPr>
        <w:t>推荐参数校准的方法论基础</w:t>
      </w:r>
    </w:p>
    <w:p w14:paraId="79F67D89">
      <w:pPr>
        <w:pStyle w:val="26"/>
      </w:pPr>
      <w:r>
        <w:rPr>
          <w:rFonts w:hint="eastAsia"/>
        </w:rPr>
        <w:t>从推荐系统（RecSys）领域的方法论可为此问题提供借鉴。</w:t>
      </w:r>
      <w:r>
        <w:rPr>
          <w:b/>
          <w:bCs/>
        </w:rPr>
        <w:t>MTRec</w:t>
      </w:r>
      <w:r>
        <w:t xml:space="preserve"> </w:t>
      </w:r>
      <w:r>
        <w:rPr>
          <w:rFonts w:hint="eastAsia"/>
        </w:rPr>
        <w:t>[22]（NeurIPS</w:t>
      </w:r>
      <w:r>
        <w:t xml:space="preserve"> </w:t>
      </w:r>
      <w:r>
        <w:rPr>
          <w:rFonts w:hint="eastAsia"/>
        </w:rPr>
        <w:t>2025）提出分布逆强化学习框架，从用户隐式反馈中反推内部满意度奖励函数，其核心洞察——"点击不等于喜好，隐式反馈可能严重误导推荐系统</w:t>
      </w:r>
      <w:ins w:id="100" w:author="mickypc" w:date="2026-06-10T14:56:10Z">
        <w:r>
          <w:rPr>
            <w:rFonts w:hint="eastAsia"/>
            <w:lang w:eastAsia="zh-CN"/>
          </w:rPr>
          <w:t>”</w:t>
        </w:r>
      </w:ins>
      <w:del w:id="101" w:author="mickypc" w:date="2026-06-10T14:56:10Z">
        <w:r>
          <w:rPr>
            <w:rFonts w:hint="eastAsia"/>
          </w:rPr>
          <w:delText>"</w:delText>
        </w:r>
      </w:del>
      <w:r>
        <w:rPr>
          <w:rFonts w:hint="eastAsia"/>
        </w:rPr>
        <w:t>——对社交仿真具有直接启示：仿真中的信息分发若基于预设参数，可能会导致系统性地高估或低估某些类型内容的传播效果。</w:t>
      </w:r>
      <w:r>
        <w:rPr>
          <w:b/>
          <w:bCs/>
        </w:rPr>
        <w:t>Beyond Imitation</w:t>
      </w:r>
      <w:r>
        <w:t xml:space="preserve"> [23] </w:t>
      </w:r>
      <w:r>
        <w:rPr>
          <w:rFonts w:hint="eastAsia"/>
        </w:rPr>
        <w:t>证明了SFT与逆Q-Learning的形式等价性，为</w:t>
      </w:r>
      <w:ins w:id="102" w:author="mickypc" w:date="2026-06-10T14:57:07Z">
        <w:r>
          <w:rPr>
            <w:rFonts w:hint="eastAsia"/>
            <w:lang w:eastAsia="zh-CN"/>
          </w:rPr>
          <w:t>“</w:t>
        </w:r>
      </w:ins>
      <w:del w:id="103" w:author="mickypc" w:date="2026-06-10T14:57:07Z">
        <w:r>
          <w:rPr>
            <w:rFonts w:hint="eastAsia"/>
          </w:rPr>
          <w:delText>"</w:delText>
        </w:r>
      </w:del>
      <w:r>
        <w:rPr>
          <w:rFonts w:hint="eastAsia"/>
        </w:rPr>
        <w:t>从观测结果反推驱动参数</w:t>
      </w:r>
      <w:ins w:id="104" w:author="mickypc" w:date="2026-06-10T14:56:10Z">
        <w:r>
          <w:rPr>
            <w:rFonts w:hint="eastAsia"/>
            <w:lang w:eastAsia="zh-CN"/>
          </w:rPr>
          <w:t>”</w:t>
        </w:r>
      </w:ins>
      <w:del w:id="105" w:author="mickypc" w:date="2026-06-10T14:56:10Z">
        <w:r>
          <w:rPr>
            <w:rFonts w:hint="eastAsia"/>
          </w:rPr>
          <w:delText>"</w:delText>
        </w:r>
      </w:del>
      <w:r>
        <w:rPr>
          <w:rFonts w:hint="eastAsia"/>
        </w:rPr>
        <w:t>提供了数学合法性。</w:t>
      </w:r>
    </w:p>
    <w:bookmarkEnd w:id="14"/>
    <w:p w14:paraId="39532F4C">
      <w:pPr>
        <w:pStyle w:val="5"/>
      </w:pPr>
      <w:bookmarkStart w:id="15" w:name="X794130c1cbcffa8d6e0a019d9dfc08380b27ecc"/>
      <w:r>
        <w:t xml:space="preserve">4.3 </w:t>
      </w:r>
      <w:r>
        <w:rPr>
          <w:rFonts w:hint="eastAsia"/>
        </w:rPr>
        <w:t>推荐建模对仿真可信度的影响</w:t>
      </w:r>
    </w:p>
    <w:p w14:paraId="06D5A683">
      <w:pPr>
        <w:pStyle w:val="26"/>
      </w:pPr>
      <w:r>
        <w:rPr>
          <w:rFonts w:hint="eastAsia"/>
        </w:rPr>
        <w:t>推荐参数的来源直接影响仿真的涌现现象。当推荐权重被人工预设时，Agent的内容消费模式反映的是研究者的假设而非平台的真实机制。在涉及信息扩散、意见极化、回音室效应等传播动力学现象的研究中，推荐参数的系统性偏差可能导致对群体行为趋势的误判。PopSim</w:t>
      </w:r>
      <w:r>
        <w:t xml:space="preserve"> [14] </w:t>
      </w:r>
      <w:r>
        <w:rPr>
          <w:rFonts w:hint="eastAsia"/>
        </w:rPr>
        <w:t>通过将仿真直接用于流行度预测（预测误差降低8.82%）间接证明了信息分发机制建模准确性的重要性。</w:t>
      </w:r>
    </w:p>
    <w:p w14:paraId="75E554DF">
      <w:pPr>
        <w:pStyle w:val="3"/>
      </w:pPr>
      <w:r>
        <w:rPr>
          <w:rFonts w:hint="eastAsia"/>
        </w:rPr>
        <w:t>目前，在现有LLM</w:t>
      </w:r>
      <w:r>
        <w:t xml:space="preserve"> </w:t>
      </w:r>
      <w:r>
        <w:rPr>
          <w:rFonts w:hint="eastAsia"/>
        </w:rPr>
        <w:t>Agent社交仿真系统中，尚无任何一个从真实传播数据中校准推荐参数。这种</w:t>
      </w:r>
      <w:ins w:id="106" w:author="mickypc" w:date="2026-06-10T14:57:07Z">
        <w:r>
          <w:rPr>
            <w:rFonts w:hint="eastAsia"/>
            <w:lang w:eastAsia="zh-CN"/>
          </w:rPr>
          <w:t>“</w:t>
        </w:r>
      </w:ins>
      <w:del w:id="107" w:author="mickypc" w:date="2026-06-10T14:57:07Z">
        <w:r>
          <w:rPr>
            <w:rFonts w:hint="eastAsia"/>
          </w:rPr>
          <w:delText>"</w:delText>
        </w:r>
      </w:del>
      <w:r>
        <w:rPr>
          <w:rFonts w:hint="eastAsia"/>
        </w:rPr>
        <w:t>以研究者假设替代平台机制</w:t>
      </w:r>
      <w:ins w:id="108" w:author="mickypc" w:date="2026-06-10T14:56:10Z">
        <w:r>
          <w:rPr>
            <w:rFonts w:hint="eastAsia"/>
            <w:lang w:eastAsia="zh-CN"/>
          </w:rPr>
          <w:t>”</w:t>
        </w:r>
      </w:ins>
      <w:del w:id="109" w:author="mickypc" w:date="2026-06-10T14:56:10Z">
        <w:r>
          <w:rPr>
            <w:rFonts w:hint="eastAsia"/>
          </w:rPr>
          <w:delText>"</w:delText>
        </w:r>
      </w:del>
      <w:r>
        <w:rPr>
          <w:rFonts w:hint="eastAsia"/>
        </w:rPr>
        <w:t>的做法引入了一个尚未被充分讨论的内生性问题：仿真中观察到的涌现现象（如极化、信息级联、回音室效应）在多大程度上是Agent行为模型的结果，又在多大程度上是推荐参数人为设定的产物？当推荐权重被均匀预设时，Agent的</w:t>
      </w:r>
      <w:ins w:id="110" w:author="mickypc" w:date="2026-06-10T14:57:07Z">
        <w:r>
          <w:rPr>
            <w:rFonts w:hint="eastAsia"/>
            <w:lang w:eastAsia="zh-CN"/>
          </w:rPr>
          <w:t>“</w:t>
        </w:r>
      </w:ins>
      <w:del w:id="111" w:author="mickypc" w:date="2026-06-10T14:57:07Z">
        <w:r>
          <w:rPr>
            <w:rFonts w:hint="eastAsia"/>
          </w:rPr>
          <w:delText>"</w:delText>
        </w:r>
      </w:del>
      <w:r>
        <w:rPr>
          <w:rFonts w:hint="eastAsia"/>
        </w:rPr>
        <w:t>自由选择</w:t>
      </w:r>
      <w:ins w:id="112" w:author="mickypc" w:date="2026-06-10T14:56:10Z">
        <w:r>
          <w:rPr>
            <w:rFonts w:hint="eastAsia"/>
            <w:lang w:eastAsia="zh-CN"/>
          </w:rPr>
          <w:t>”</w:t>
        </w:r>
      </w:ins>
      <w:del w:id="113" w:author="mickypc" w:date="2026-06-10T14:56:10Z">
        <w:r>
          <w:rPr>
            <w:rFonts w:hint="eastAsia"/>
          </w:rPr>
          <w:delText>"</w:delText>
        </w:r>
      </w:del>
      <w:r>
        <w:rPr>
          <w:rFonts w:hint="eastAsia"/>
        </w:rPr>
        <w:t>实质上是被预设权重塑造的——这一认识论困境在现有文献中几乎没有被讨论。</w:t>
      </w:r>
    </w:p>
    <w:p w14:paraId="258F650C">
      <w:pPr>
        <w:pStyle w:val="3"/>
      </w:pPr>
      <w:r>
        <w:rPr>
          <w:rFonts w:hint="eastAsia"/>
        </w:rPr>
        <w:t>这一空白代表了该领域的一个重要研究方向：将推荐系统的参数校准方法（逆强化学习[22]、EM算法[24]、贝叶斯优化）与社交仿真的Agent建模相结合。具体而言：(1)</w:t>
      </w:r>
      <w:r>
        <w:t xml:space="preserve"> </w:t>
      </w:r>
      <w:r>
        <w:rPr>
          <w:rFonts w:hint="eastAsia"/>
        </w:rPr>
        <w:t>离线阶段，从真实传播数据中借助逆强化学习或EM算法反推推荐参数的后验分布；(2)</w:t>
      </w:r>
      <w:r>
        <w:t xml:space="preserve"> </w:t>
      </w:r>
      <w:r>
        <w:rPr>
          <w:rFonts w:hint="eastAsia"/>
        </w:rPr>
        <w:t>在线阶段，将校准参数注入仿真引擎的信息分发模块，使Agent的内容曝光模式在统计意义上逼近真实平台；(3)</w:t>
      </w:r>
      <w:r>
        <w:t xml:space="preserve"> </w:t>
      </w:r>
      <w:r>
        <w:rPr>
          <w:rFonts w:hint="eastAsia"/>
        </w:rPr>
        <w:t>消融阶段，通过对比</w:t>
      </w:r>
      <w:ins w:id="114" w:author="mickypc" w:date="2026-06-10T14:57:07Z">
        <w:r>
          <w:rPr>
            <w:rFonts w:hint="eastAsia"/>
            <w:lang w:eastAsia="zh-CN"/>
          </w:rPr>
          <w:t>“</w:t>
        </w:r>
      </w:ins>
      <w:del w:id="115" w:author="mickypc" w:date="2026-06-10T14:57:07Z">
        <w:r>
          <w:rPr>
            <w:rFonts w:hint="eastAsia"/>
          </w:rPr>
          <w:delText>"</w:delText>
        </w:r>
      </w:del>
      <w:r>
        <w:rPr>
          <w:rFonts w:hint="eastAsia"/>
        </w:rPr>
        <w:t>校准参数</w:t>
      </w:r>
      <w:ins w:id="116" w:author="mickypc" w:date="2026-06-10T14:56:10Z">
        <w:r>
          <w:rPr>
            <w:rFonts w:hint="eastAsia"/>
            <w:lang w:eastAsia="zh-CN"/>
          </w:rPr>
          <w:t>”</w:t>
        </w:r>
      </w:ins>
      <w:del w:id="117" w:author="mickypc" w:date="2026-06-10T14:56:10Z">
        <w:r>
          <w:rPr>
            <w:rFonts w:hint="eastAsia"/>
          </w:rPr>
          <w:delText>"</w:delText>
        </w:r>
      </w:del>
      <w:r>
        <w:rPr>
          <w:rFonts w:hint="eastAsia"/>
        </w:rPr>
        <w:t>与</w:t>
      </w:r>
      <w:ins w:id="118" w:author="mickypc" w:date="2026-06-10T14:57:07Z">
        <w:r>
          <w:rPr>
            <w:rFonts w:hint="eastAsia"/>
            <w:lang w:eastAsia="zh-CN"/>
          </w:rPr>
          <w:t>“</w:t>
        </w:r>
      </w:ins>
      <w:del w:id="119" w:author="mickypc" w:date="2026-06-10T14:57:07Z">
        <w:r>
          <w:rPr>
            <w:rFonts w:hint="eastAsia"/>
          </w:rPr>
          <w:delText>"</w:delText>
        </w:r>
      </w:del>
      <w:r>
        <w:rPr>
          <w:rFonts w:hint="eastAsia"/>
        </w:rPr>
        <w:t>均匀预设参数</w:t>
      </w:r>
      <w:ins w:id="120" w:author="mickypc" w:date="2026-06-10T14:56:10Z">
        <w:r>
          <w:rPr>
            <w:rFonts w:hint="eastAsia"/>
            <w:lang w:eastAsia="zh-CN"/>
          </w:rPr>
          <w:t>”</w:t>
        </w:r>
      </w:ins>
      <w:del w:id="121" w:author="mickypc" w:date="2026-06-10T14:56:10Z">
        <w:r>
          <w:rPr>
            <w:rFonts w:hint="eastAsia"/>
          </w:rPr>
          <w:delText>"</w:delText>
        </w:r>
      </w:del>
      <w:r>
        <w:rPr>
          <w:rFonts w:hint="eastAsia"/>
        </w:rPr>
        <w:t>条件下的仿真结果差异，量化推荐参数偏差对涌现现象的因果效应。这一研究方向的技术可行性已被MTRec</w:t>
      </w:r>
      <w:r>
        <w:t xml:space="preserve"> </w:t>
      </w:r>
      <w:r>
        <w:rPr>
          <w:rFonts w:hint="eastAsia"/>
        </w:rPr>
        <w:t>[22]（分布逆强化学习从隐式反馈反推奖励函数）和Beyond</w:t>
      </w:r>
      <w:r>
        <w:t xml:space="preserve"> Imitation </w:t>
      </w:r>
      <w:r>
        <w:rPr>
          <w:rFonts w:hint="eastAsia"/>
        </w:rPr>
        <w:t>[23]（SFT-IRL形式等价性）从方法论层面初步验证。</w:t>
      </w:r>
    </w:p>
    <w:bookmarkEnd w:id="12"/>
    <w:bookmarkEnd w:id="15"/>
    <w:p w14:paraId="46DA7F77">
      <w:pPr>
        <w:pStyle w:val="4"/>
      </w:pPr>
      <w:bookmarkStart w:id="16" w:name="X863567228d1eb5d80740605153e39beab758b98"/>
      <w:r>
        <w:t xml:space="preserve">5 </w:t>
      </w:r>
      <w:r>
        <w:rPr>
          <w:rFonts w:hint="eastAsia"/>
        </w:rPr>
        <w:t>Agent建模</w:t>
      </w:r>
    </w:p>
    <w:p w14:paraId="6A1A4F53">
      <w:pPr>
        <w:pStyle w:val="5"/>
      </w:pPr>
      <w:bookmarkStart w:id="17" w:name="X07e25142c5e6bf4530cb7de243c3483ede6ed87"/>
      <w:r>
        <w:t xml:space="preserve">5.1 </w:t>
      </w:r>
      <w:r>
        <w:rPr>
          <w:rFonts w:hint="eastAsia"/>
        </w:rPr>
        <w:t>用户画像生成</w:t>
      </w:r>
    </w:p>
    <w:p w14:paraId="0CB96570">
      <w:pPr>
        <w:pStyle w:val="26"/>
      </w:pPr>
      <w:r>
        <w:rPr>
          <w:rFonts w:hint="eastAsia"/>
        </w:rPr>
        <w:t>Agent行为逼真度的基础是个性化的用户画像。画像生成的演进经历了三个阶段：人工标注→LLM自动生成→群体统计对齐。</w:t>
      </w:r>
    </w:p>
    <w:p w14:paraId="7E248DC3">
      <w:pPr>
        <w:pStyle w:val="3"/>
      </w:pPr>
      <w:r>
        <w:rPr>
          <w:b/>
          <w:bCs/>
        </w:rPr>
        <w:t>Two-stage LLM User Profiling</w:t>
      </w:r>
      <w:r>
        <w:t xml:space="preserve"> </w:t>
      </w:r>
      <w:r>
        <w:rPr>
          <w:rFonts w:hint="eastAsia"/>
        </w:rPr>
        <w:t>[25]（ICWSM</w:t>
      </w:r>
      <w:r>
        <w:t xml:space="preserve"> 2025 Workshop, </w:t>
      </w:r>
      <w:r>
        <w:rPr>
          <w:rFonts w:hint="eastAsia"/>
        </w:rPr>
        <w:t>arXiv:2505.06184）提出半监督过滤+双输出流水线，先通过启发式规则过滤噪声用户，再利用LLM分别生成用户画像，在波斯语政治Twitter数据上超越SOTA</w:t>
      </w:r>
      <w:r>
        <w:t xml:space="preserve"> 9.8%。</w:t>
      </w:r>
    </w:p>
    <w:p w14:paraId="1271B6AB">
      <w:pPr>
        <w:pStyle w:val="3"/>
      </w:pPr>
      <w:r>
        <w:rPr>
          <w:b/>
          <w:bCs/>
        </w:rPr>
        <w:t>TWICE</w:t>
      </w:r>
      <w:r>
        <w:t xml:space="preserve"> [26] </w:t>
      </w:r>
      <w:r>
        <w:rPr>
          <w:rFonts w:hint="eastAsia"/>
        </w:rPr>
        <w:t>进一步考虑了时间动态特征，集成个性化用户画像、事件驱动记忆模块和个性化风格重写工作流，能模拟用户推文行为中的心理状态波动和语言风格漂移。</w:t>
      </w:r>
    </w:p>
    <w:p w14:paraId="5FA71009">
      <w:pPr>
        <w:pStyle w:val="3"/>
      </w:pPr>
      <w:r>
        <w:rPr>
          <w:b/>
          <w:bCs/>
        </w:rPr>
        <w:t>Population-Aligned Persona Generation</w:t>
      </w:r>
      <w:r>
        <w:t xml:space="preserve"> [27] </w:t>
      </w:r>
      <w:r>
        <w:rPr>
          <w:rFonts w:hint="eastAsia"/>
        </w:rPr>
        <w:t>关注群体层面的分布偏差问题，提出两阶段重采样方法——先通过KDE重要性采样获取候选画像，再利用熵正则最优传输（Entropic</w:t>
      </w:r>
      <w:r>
        <w:t xml:space="preserve"> Optimal </w:t>
      </w:r>
      <w:r>
        <w:rPr>
          <w:rFonts w:hint="eastAsia"/>
        </w:rPr>
        <w:t>Transport）将LLM生成的画像与大五人格参考分布对齐，显著降低了群体偏差。</w:t>
      </w:r>
    </w:p>
    <w:p w14:paraId="42BD221A">
      <w:pPr>
        <w:pStyle w:val="3"/>
      </w:pPr>
      <w:r>
        <w:rPr>
          <w:b/>
          <w:bCs/>
        </w:rPr>
        <w:t>CrowdLLM</w:t>
      </w:r>
      <w:r>
        <w:t xml:space="preserve"> [28] </w:t>
      </w:r>
      <w:r>
        <w:rPr>
          <w:rFonts w:hint="eastAsia"/>
        </w:rPr>
        <w:t>将LLM与生成模型集成以增强数字人口的多样性和保真度，理论分析表明该方法在成本效益和代表性方面具有潜力。</w:t>
      </w:r>
    </w:p>
    <w:p w14:paraId="70F4ACE3">
      <w:pPr>
        <w:pStyle w:val="3"/>
      </w:pPr>
      <w:r>
        <w:rPr>
          <w:rFonts w:hint="eastAsia"/>
        </w:rPr>
        <w:t>在用户分层方面，</w:t>
      </w:r>
      <w:r>
        <w:rPr>
          <w:rFonts w:hint="eastAsia"/>
          <w:b/>
          <w:bCs/>
        </w:rPr>
        <w:t>90/9/1参与不平等法则</w:t>
      </w:r>
      <w:r>
        <w:rPr>
          <w:rFonts w:hint="eastAsia"/>
        </w:rPr>
        <w:t>[29]——约90%用户仅浏览、9%</w:t>
      </w:r>
      <w:ins w:id="122" w:author="mickypc" w:date="2026-06-10T15:48:39Z">
        <w:r>
          <w:rPr>
            <w:rFonts w:hint="eastAsia"/>
            <w:lang w:val="en-US" w:eastAsia="zh-CN"/>
          </w:rPr>
          <w:t>参与</w:t>
        </w:r>
      </w:ins>
      <w:del w:id="123" w:author="mickypc" w:date="2026-06-10T15:48:37Z">
        <w:r>
          <w:rPr>
            <w:rFonts w:hint="eastAsia"/>
          </w:rPr>
          <w:delText>偶</w:delText>
        </w:r>
      </w:del>
      <w:del w:id="124" w:author="mickypc" w:date="2026-06-10T15:48:36Z">
        <w:r>
          <w:rPr>
            <w:rFonts w:hint="eastAsia"/>
          </w:rPr>
          <w:delText>尔</w:delText>
        </w:r>
      </w:del>
      <w:r>
        <w:rPr>
          <w:rFonts w:hint="eastAsia"/>
        </w:rPr>
        <w:t>互动、1%创作绝大多数内容——为Agent的行为差异化提供了经过实证检验的理论框架，已在Wikipedia、Twitter等平台得到广泛验证。</w:t>
      </w:r>
    </w:p>
    <w:bookmarkEnd w:id="17"/>
    <w:p w14:paraId="0FC33171">
      <w:pPr>
        <w:pStyle w:val="5"/>
      </w:pPr>
      <w:bookmarkStart w:id="18" w:name="Xfbcd516b98498e9fd13ccfb2830571a7016672d"/>
      <w:r>
        <w:t xml:space="preserve">5.2 </w:t>
      </w:r>
      <w:r>
        <w:rPr>
          <w:rFonts w:hint="eastAsia"/>
        </w:rPr>
        <w:t>记忆系统设计</w:t>
      </w:r>
    </w:p>
    <w:p w14:paraId="60F09871">
      <w:pPr>
        <w:pStyle w:val="26"/>
      </w:pPr>
      <w:r>
        <w:rPr>
          <w:rFonts w:hint="eastAsia"/>
        </w:rPr>
        <w:t>记忆是LLM</w:t>
      </w:r>
      <w:r>
        <w:t xml:space="preserve"> </w:t>
      </w:r>
      <w:r>
        <w:rPr>
          <w:rFonts w:hint="eastAsia"/>
        </w:rPr>
        <w:t>Agent维持行为一致性的关键机制。已有系统采用了多种记忆架构：</w:t>
      </w:r>
    </w:p>
    <w:p w14:paraId="2AC6FD52">
      <w:pPr>
        <w:numPr>
          <w:ilvl w:val="0"/>
          <w:numId w:val="2"/>
        </w:numPr>
      </w:pPr>
      <w:r>
        <w:rPr>
          <w:b/>
          <w:bCs/>
        </w:rPr>
        <w:t>Generative Agents</w:t>
      </w:r>
      <w:r>
        <w:t xml:space="preserve"> </w:t>
      </w:r>
      <w:r>
        <w:rPr>
          <w:rFonts w:hint="eastAsia"/>
        </w:rPr>
        <w:t>[1]：记忆流（Memory</w:t>
      </w:r>
      <w:r>
        <w:t xml:space="preserve"> </w:t>
      </w:r>
      <w:r>
        <w:rPr>
          <w:rFonts w:hint="eastAsia"/>
        </w:rPr>
        <w:t>Stream）+</w:t>
      </w:r>
      <w:r>
        <w:t xml:space="preserve"> </w:t>
      </w:r>
      <w:r>
        <w:rPr>
          <w:rFonts w:hint="eastAsia"/>
        </w:rPr>
        <w:t>反思（Reflection）+</w:t>
      </w:r>
      <w:r>
        <w:t xml:space="preserve"> </w:t>
      </w:r>
      <w:r>
        <w:rPr>
          <w:rFonts w:hint="eastAsia"/>
        </w:rPr>
        <w:t>检索（Retrieval）的三层结构，以自然语言存储所有经验。</w:t>
      </w:r>
    </w:p>
    <w:p w14:paraId="03215A04">
      <w:pPr>
        <w:numPr>
          <w:ilvl w:val="0"/>
          <w:numId w:val="2"/>
        </w:numPr>
      </w:pPr>
      <w:r>
        <w:rPr>
          <w:b/>
          <w:bCs/>
        </w:rPr>
        <w:t>CoALA</w:t>
      </w:r>
      <w:r>
        <w:t xml:space="preserve"> </w:t>
      </w:r>
      <w:r>
        <w:rPr>
          <w:rFonts w:hint="eastAsia"/>
        </w:rPr>
        <w:t>[2]：将记忆分为工作记忆、情节记忆、语义记忆、程序记忆，为记忆设计提供了认知科学基础。</w:t>
      </w:r>
    </w:p>
    <w:p w14:paraId="65AAA096">
      <w:pPr>
        <w:numPr>
          <w:ilvl w:val="0"/>
          <w:numId w:val="2"/>
        </w:numPr>
      </w:pPr>
      <w:r>
        <w:rPr>
          <w:b/>
          <w:bCs/>
        </w:rPr>
        <w:t>SALM</w:t>
      </w:r>
      <w:r>
        <w:t xml:space="preserve"> </w:t>
      </w:r>
      <w:r>
        <w:rPr>
          <w:rFonts w:hint="eastAsia"/>
        </w:rPr>
        <w:t>[10]：注意力记忆系统，实现80%缓存命中率和次线性记忆增长（9.5%），支持超过4000步的稳定仿真。</w:t>
      </w:r>
    </w:p>
    <w:p w14:paraId="30F1D9D7">
      <w:pPr>
        <w:numPr>
          <w:ilvl w:val="0"/>
          <w:numId w:val="2"/>
        </w:numPr>
      </w:pPr>
      <w:r>
        <w:rPr>
          <w:b/>
          <w:bCs/>
        </w:rPr>
        <w:t>ScioMind</w:t>
      </w:r>
      <w:r>
        <w:t xml:space="preserve"> </w:t>
      </w:r>
      <w:r>
        <w:rPr>
          <w:rFonts w:hint="eastAsia"/>
        </w:rPr>
        <w:t>[20]：分层记忆架构，支持基于经验的持续信念形成，动态画像组件从语料库接地检索管道生成异质性人格。</w:t>
      </w:r>
    </w:p>
    <w:p w14:paraId="59B1F0F5">
      <w:pPr>
        <w:numPr>
          <w:ilvl w:val="0"/>
          <w:numId w:val="2"/>
        </w:numPr>
      </w:pPr>
      <w:r>
        <w:rPr>
          <w:b/>
          <w:bCs/>
        </w:rPr>
        <w:t>GASim</w:t>
      </w:r>
      <w:r>
        <w:t xml:space="preserve"> </w:t>
      </w:r>
      <w:r>
        <w:rPr>
          <w:rFonts w:hint="eastAsia"/>
        </w:rPr>
        <w:t>[5]：图优化记忆（GOM），用稀疏记忆图上的轻量传播替代密集的LLM检索，显著降低延迟。</w:t>
      </w:r>
    </w:p>
    <w:bookmarkEnd w:id="18"/>
    <w:p w14:paraId="6D5338AB">
      <w:pPr>
        <w:pStyle w:val="5"/>
        <w:rPr>
          <w:rFonts w:hint="default" w:eastAsiaTheme="majorEastAsia"/>
          <w:lang w:val="en-US" w:eastAsia="zh-CN"/>
        </w:rPr>
      </w:pPr>
      <w:bookmarkStart w:id="19" w:name="Xfc08b40c0c070603406ab84c39d36a398121936"/>
      <w:r>
        <w:t xml:space="preserve">5.3 </w:t>
      </w:r>
      <w:del w:id="125" w:author="mickypc" w:date="2026-06-10T15:52:17Z">
        <w:r>
          <w:rPr>
            <w:rFonts w:hint="default"/>
            <w:lang w:val="en-US"/>
          </w:rPr>
          <w:delText>信念与态度动力学</w:delText>
        </w:r>
      </w:del>
      <w:ins w:id="126" w:author="mickypc" w:date="2026-06-10T15:52:18Z">
        <w:r>
          <w:rPr>
            <w:rFonts w:hint="eastAsia"/>
            <w:lang w:val="en-US" w:eastAsia="zh-CN"/>
          </w:rPr>
          <w:t>状态</w:t>
        </w:r>
      </w:ins>
      <w:ins w:id="127" w:author="mickypc" w:date="2026-06-10T15:52:19Z">
        <w:r>
          <w:rPr>
            <w:rFonts w:hint="eastAsia"/>
            <w:lang w:val="en-US" w:eastAsia="zh-CN"/>
          </w:rPr>
          <w:t>演化</w:t>
        </w:r>
      </w:ins>
    </w:p>
    <w:p w14:paraId="21CF71C5">
      <w:pPr>
        <w:pStyle w:val="26"/>
      </w:pPr>
      <w:r>
        <w:rPr>
          <w:rFonts w:hint="eastAsia"/>
        </w:rPr>
        <w:t>Agent的信念更新机制决定了仿真中的意见演化模式。已有方法可沿一个光谱排列：纯数学规则</w:t>
      </w:r>
      <w:r>
        <w:t xml:space="preserve"> ↔ </w:t>
      </w:r>
      <w:r>
        <w:rPr>
          <w:rFonts w:hint="eastAsia"/>
        </w:rPr>
        <w:t>纯LLM推理。</w:t>
      </w:r>
    </w:p>
    <w:p w14:paraId="3ACBD89F">
      <w:pPr>
        <w:numPr>
          <w:ilvl w:val="0"/>
          <w:numId w:val="2"/>
        </w:numPr>
      </w:pPr>
      <w:r>
        <w:rPr>
          <w:rFonts w:hint="eastAsia"/>
          <w:b/>
          <w:bCs/>
        </w:rPr>
        <w:t>数学规则端</w:t>
      </w:r>
      <w:r>
        <w:rPr>
          <w:rFonts w:hint="eastAsia"/>
        </w:rPr>
        <w:t>：FDE-LLM</w:t>
      </w:r>
      <w:r>
        <w:t xml:space="preserve"> [4] </w:t>
      </w:r>
      <w:r>
        <w:rPr>
          <w:rFonts w:hint="eastAsia"/>
        </w:rPr>
        <w:t>的CA+SIR耦合系统、HiSim</w:t>
      </w:r>
      <w:r>
        <w:t xml:space="preserve"> [3] </w:t>
      </w:r>
      <w:r>
        <w:rPr>
          <w:rFonts w:hint="eastAsia"/>
        </w:rPr>
        <w:t>的Bounded</w:t>
      </w:r>
      <w:r>
        <w:t xml:space="preserve"> </w:t>
      </w:r>
      <w:r>
        <w:rPr>
          <w:rFonts w:hint="eastAsia"/>
        </w:rPr>
        <w:t>Confidence模型，提供精确可控但缺乏语言丰富性的信念更新。</w:t>
      </w:r>
    </w:p>
    <w:p w14:paraId="35902B1B">
      <w:pPr>
        <w:numPr>
          <w:ilvl w:val="0"/>
          <w:numId w:val="2"/>
        </w:numPr>
      </w:pPr>
      <w:r>
        <w:rPr>
          <w:rFonts w:hint="eastAsia"/>
          <w:b/>
          <w:bCs/>
        </w:rPr>
        <w:t>LLM推理端</w:t>
      </w:r>
      <w:r>
        <w:rPr>
          <w:rFonts w:hint="eastAsia"/>
        </w:rPr>
        <w:t>：Generative</w:t>
      </w:r>
      <w:r>
        <w:t xml:space="preserve"> Agents [1] </w:t>
      </w:r>
      <w:r>
        <w:rPr>
          <w:rFonts w:hint="eastAsia"/>
        </w:rPr>
        <w:t>的反思机制、GGBond</w:t>
      </w:r>
      <w:r>
        <w:t xml:space="preserve"> [11] </w:t>
      </w:r>
      <w:r>
        <w:rPr>
          <w:rFonts w:hint="eastAsia"/>
        </w:rPr>
        <w:t>的ICR²动机引擎，提供丰富的认知过程但可能缺乏行为稳定性。</w:t>
      </w:r>
    </w:p>
    <w:p w14:paraId="232F61E5">
      <w:pPr>
        <w:numPr>
          <w:ilvl w:val="0"/>
          <w:numId w:val="2"/>
        </w:numPr>
      </w:pPr>
      <w:r>
        <w:rPr>
          <w:rFonts w:hint="eastAsia"/>
          <w:b/>
          <w:bCs/>
        </w:rPr>
        <w:t>混合方法</w:t>
      </w:r>
      <w:r>
        <w:rPr>
          <w:rFonts w:hint="eastAsia"/>
        </w:rPr>
        <w:t>：ScioMind</w:t>
      </w:r>
      <w:r>
        <w:t xml:space="preserve"> [20] </w:t>
      </w:r>
      <w:r>
        <w:rPr>
          <w:rFonts w:hint="eastAsia"/>
        </w:rPr>
        <w:t>的锚定信念动力学（将人格条件化的锚定强度与LLM推理结合）、MF-MDP</w:t>
      </w:r>
      <w:r>
        <w:t xml:space="preserve"> [21] </w:t>
      </w:r>
      <w:r>
        <w:rPr>
          <w:rFonts w:hint="eastAsia"/>
        </w:rPr>
        <w:t>的微观MDP与宏观平均场耦合，试图在两者之间取得平衡。</w:t>
      </w:r>
    </w:p>
    <w:p w14:paraId="6A91E82E">
      <w:pPr>
        <w:pStyle w:val="26"/>
      </w:pPr>
      <w:r>
        <w:t xml:space="preserve">FDE-LLM [4] </w:t>
      </w:r>
      <w:r>
        <w:rPr>
          <w:rFonts w:hint="eastAsia"/>
        </w:rPr>
        <w:t>的关键消融发现——去掉数学约束后DTW恶化105.5%——是对纯LLM驱动信念更新方法的重要警示：无约束的LLM倾向于产生过于平滑、缺乏冲突的意见演化轨迹。MF-MDP</w:t>
      </w:r>
      <w:r>
        <w:t xml:space="preserve"> [21] </w:t>
      </w:r>
      <w:r>
        <w:rPr>
          <w:rFonts w:hint="eastAsia"/>
        </w:rPr>
        <w:t>进一步证明，将微观个体状态与宏观集体动态紧密耦合可将长程仿真的KL散度降低75.3%，支持40,000次交互的稳定仿真（基线仅约300次）。</w:t>
      </w:r>
    </w:p>
    <w:bookmarkEnd w:id="16"/>
    <w:bookmarkEnd w:id="19"/>
    <w:p w14:paraId="6F0E2804">
      <w:pPr>
        <w:pStyle w:val="4"/>
      </w:pPr>
      <w:bookmarkStart w:id="20" w:name="X3ff8b36f39d75d0d2adf2540226cb9bfc5b0ed3"/>
      <w:r>
        <w:t xml:space="preserve">6 </w:t>
      </w:r>
      <w:r>
        <w:rPr>
          <w:rFonts w:hint="eastAsia"/>
        </w:rPr>
        <w:t>验证与评估</w:t>
      </w:r>
      <w:r>
        <w:commentReference w:id="7"/>
      </w:r>
    </w:p>
    <w:p w14:paraId="211A2B5B">
      <w:pPr>
        <w:pStyle w:val="5"/>
      </w:pPr>
      <w:bookmarkStart w:id="21" w:name="Xeb06d10a69779b61a02e98061b0ad830944d0f7"/>
      <w:r>
        <w:t xml:space="preserve">6.1 </w:t>
      </w:r>
      <w:r>
        <w:rPr>
          <w:rFonts w:hint="eastAsia"/>
        </w:rPr>
        <w:t>操作验证</w:t>
      </w:r>
    </w:p>
    <w:p w14:paraId="39E74BBD">
      <w:pPr>
        <w:pStyle w:val="26"/>
      </w:pPr>
      <w:r>
        <w:rPr>
          <w:b/>
          <w:bCs/>
        </w:rPr>
        <w:t>Tomašević et al.</w:t>
      </w:r>
      <w:r>
        <w:t xml:space="preserve"> [15] </w:t>
      </w:r>
      <w:r>
        <w:rPr>
          <w:rFonts w:hint="eastAsia"/>
        </w:rPr>
        <w:t>进行了该领域最严格的操作验证之一：使用无状态Dolphin</w:t>
      </w:r>
      <w:r>
        <w:t xml:space="preserve"> Mistral 24B </w:t>
      </w:r>
      <w:r>
        <w:rPr>
          <w:rFonts w:hint="eastAsia"/>
        </w:rPr>
        <w:t>Agent，在Reddit风格的Voat技术论坛上进行30次独立30天仿真，与30个匹配的非重叠真实对比窗口进行五个维度的比较。核心发现：(1)</w:t>
      </w:r>
      <w:r>
        <w:t xml:space="preserve"> LLM </w:t>
      </w:r>
      <w:r>
        <w:rPr>
          <w:rFonts w:hint="eastAsia"/>
        </w:rPr>
        <w:t>Agent在独立用户数、</w:t>
      </w:r>
      <w:ins w:id="128" w:author="mickypc" w:date="2026-06-10T14:56:54Z">
        <w:r>
          <w:rPr>
            <w:rFonts w:hint="eastAsia"/>
            <w:lang w:eastAsia="zh-CN"/>
          </w:rPr>
          <w:t>跟帖</w:t>
        </w:r>
      </w:ins>
      <w:del w:id="129" w:author="mickypc" w:date="2026-06-10T14:56:54Z">
        <w:r>
          <w:rPr>
            <w:rFonts w:hint="eastAsia"/>
          </w:rPr>
          <w:delText>根帖</w:delText>
        </w:r>
      </w:del>
      <w:r>
        <w:rPr>
          <w:rFonts w:hint="eastAsia"/>
        </w:rPr>
        <w:t>数和日活用户数上与真实数据99%置信区间重叠；(2)</w:t>
      </w:r>
      <w:r>
        <w:t xml:space="preserve"> </w:t>
      </w:r>
      <w:r>
        <w:rPr>
          <w:rFonts w:hint="eastAsia"/>
        </w:rPr>
        <w:t>但评论长度和毒性分布存在系统性偏差——仿真</w:t>
      </w:r>
      <w:ins w:id="130" w:author="mickypc" w:date="2026-06-10T14:56:54Z">
        <w:r>
          <w:rPr>
            <w:rFonts w:hint="eastAsia"/>
            <w:lang w:eastAsia="zh-CN"/>
          </w:rPr>
          <w:t>跟帖</w:t>
        </w:r>
      </w:ins>
      <w:del w:id="131" w:author="mickypc" w:date="2026-06-10T14:56:54Z">
        <w:r>
          <w:rPr>
            <w:rFonts w:hint="eastAsia"/>
          </w:rPr>
          <w:delText>根帖</w:delText>
        </w:r>
      </w:del>
      <w:r>
        <w:rPr>
          <w:rFonts w:hint="eastAsia"/>
        </w:rPr>
        <w:t>毒性显著高于真实帖子，仿真评论毒性较低；(3)</w:t>
      </w:r>
      <w:r>
        <w:t xml:space="preserve"> </w:t>
      </w:r>
      <w:r>
        <w:rPr>
          <w:rFonts w:hint="eastAsia"/>
        </w:rPr>
        <w:t>仿真和真实网络均呈现核心-外围结构，但仿真核心更大且更分散。这些发现揭示了无状态Agent设计与内容层级校准之间的深层问题。</w:t>
      </w:r>
    </w:p>
    <w:bookmarkEnd w:id="21"/>
    <w:p w14:paraId="464013D7">
      <w:pPr>
        <w:pStyle w:val="5"/>
      </w:pPr>
      <w:bookmarkStart w:id="22" w:name="Xbde328357dc5681d5113754444d7aacfc48fe28"/>
      <w:r>
        <w:t xml:space="preserve">6.2 </w:t>
      </w:r>
      <w:r>
        <w:rPr>
          <w:rFonts w:hint="eastAsia"/>
        </w:rPr>
        <w:t>鲁棒性审计</w:t>
      </w:r>
    </w:p>
    <w:p w14:paraId="31A830F9">
      <w:pPr>
        <w:pStyle w:val="26"/>
      </w:pPr>
      <w:r>
        <w:rPr>
          <w:b/>
          <w:bCs/>
        </w:rPr>
        <w:t>TRAILS</w:t>
      </w:r>
      <w:r>
        <w:rPr>
          <w:rFonts w:hint="eastAsia"/>
        </w:rPr>
        <w:t>（Taxonomy</w:t>
      </w:r>
      <w:r>
        <w:t xml:space="preserve"> for Robustness Audits In LLM </w:t>
      </w:r>
      <w:r>
        <w:rPr>
          <w:rFonts w:hint="eastAsia"/>
        </w:rPr>
        <w:t>Simulations）[16]</w:t>
      </w:r>
      <w:r>
        <w:t xml:space="preserve"> </w:t>
      </w:r>
      <w:r>
        <w:rPr>
          <w:rFonts w:hint="eastAsia"/>
        </w:rPr>
        <w:t>是该领域首个系统性的鲁棒性审计框架。通过重复囚徒困境和社交媒体回音室两个案例研究发现：(1)</w:t>
      </w:r>
      <w:r>
        <w:t xml:space="preserve"> </w:t>
      </w:r>
      <w:r>
        <w:rPr>
          <w:rFonts w:hint="eastAsia"/>
        </w:rPr>
        <w:t>Persona格式和任务指令框架的微小扰动可使合作率偏移高达76个百分点；(2)</w:t>
      </w:r>
      <w:r>
        <w:t xml:space="preserve"> </w:t>
      </w:r>
      <w:r>
        <w:rPr>
          <w:rFonts w:hint="eastAsia"/>
        </w:rPr>
        <w:t>网络同质性和枢纽分配对极化指标产生显著且一致的影响；(3)</w:t>
      </w:r>
      <w:r>
        <w:t xml:space="preserve"> </w:t>
      </w:r>
      <w:r>
        <w:rPr>
          <w:rFonts w:hint="eastAsia"/>
        </w:rPr>
        <w:t>敏感性在架构选择和模型族之间分布不均——同一扰动在一个前沿模型上产生76pp偏移，在另一个模型上仅偏移1pp。TRAILS提出三层审计分类法——Agent层（微观）、交互层（中观）、系统层（宏观）——并呼吁将鲁棒性作为发表科学声明的先决条件。</w:t>
      </w:r>
    </w:p>
    <w:bookmarkEnd w:id="22"/>
    <w:p w14:paraId="6F2301BB">
      <w:pPr>
        <w:pStyle w:val="5"/>
      </w:pPr>
      <w:bookmarkStart w:id="23" w:name="Xd338ccabc3ca3dc5b52ed073110d92b76265249"/>
      <w:r>
        <w:t xml:space="preserve">6.3 </w:t>
      </w:r>
      <w:r>
        <w:rPr>
          <w:rFonts w:hint="eastAsia"/>
        </w:rPr>
        <w:t>基准构建</w:t>
      </w:r>
    </w:p>
    <w:p w14:paraId="2BC7F0BA">
      <w:pPr>
        <w:pStyle w:val="26"/>
      </w:pPr>
      <w:r>
        <w:rPr>
          <w:b/>
          <w:bCs/>
        </w:rPr>
        <w:t>SoMe</w:t>
      </w:r>
      <w:r>
        <w:t xml:space="preserve"> </w:t>
      </w:r>
      <w:r>
        <w:rPr>
          <w:rFonts w:hint="eastAsia"/>
        </w:rPr>
        <w:t>[30]（AAAI</w:t>
      </w:r>
      <w:r>
        <w:t xml:space="preserve"> </w:t>
      </w:r>
      <w:r>
        <w:rPr>
          <w:rFonts w:hint="eastAsia"/>
        </w:rPr>
        <w:t>2026）是首个面向LLM社交媒体Agent的全面评估基准，包含8个任务、9,164,284条帖子、6,591个用户画像和17,869条精细标注查询。SoMe的评估揭示当前闭源和开源LLM均不能令人满意地处理社交媒体Agent任务，为该领域的评估提供了标准化的测试平台。</w:t>
      </w:r>
    </w:p>
    <w:p w14:paraId="3AAB27E6">
      <w:pPr>
        <w:pStyle w:val="3"/>
      </w:pPr>
      <w:r>
        <w:rPr>
          <w:b/>
          <w:bCs/>
        </w:rPr>
        <w:t>Münker et al.</w:t>
      </w:r>
      <w:r>
        <w:t xml:space="preserve"> [31] </w:t>
      </w:r>
      <w:r>
        <w:rPr>
          <w:rFonts w:hint="eastAsia"/>
        </w:rPr>
        <w:t>在X平台的英语和德语数据上测试了不同用户行为模仿方法，提出社交仿真应以其组件拟合环境中的经验现实主义为度量标准，呼吁更严格的方法论。</w:t>
      </w:r>
    </w:p>
    <w:bookmarkEnd w:id="23"/>
    <w:p w14:paraId="183ED6F8">
      <w:pPr>
        <w:pStyle w:val="5"/>
      </w:pPr>
      <w:bookmarkStart w:id="24" w:name="X75820abe0ae733abe5c11e5def9e83de9b265b2"/>
      <w:r>
        <w:t xml:space="preserve">6.4 </w:t>
      </w:r>
      <w:r>
        <w:rPr>
          <w:rFonts w:hint="eastAsia"/>
        </w:rPr>
        <w:t>方法论框架</w:t>
      </w:r>
    </w:p>
    <w:p w14:paraId="5EEED8DC">
      <w:pPr>
        <w:pStyle w:val="26"/>
      </w:pPr>
      <w:r>
        <w:rPr>
          <w:b/>
          <w:bCs/>
        </w:rPr>
        <w:t>Mechanism Plausibility</w:t>
      </w:r>
      <w:r>
        <w:t xml:space="preserve"> </w:t>
      </w:r>
      <w:r>
        <w:rPr>
          <w:rFonts w:hint="eastAsia"/>
        </w:rPr>
        <w:t>[17]（ACM</w:t>
      </w:r>
      <w:r>
        <w:t xml:space="preserve"> FAccT </w:t>
      </w:r>
      <w:r>
        <w:rPr>
          <w:rFonts w:hint="eastAsia"/>
        </w:rPr>
        <w:t>2026）从科学哲学角度提出了一个四级机制合理性量表，将模型的</w:t>
      </w:r>
      <w:ins w:id="132" w:author="mickypc" w:date="2026-06-10T14:57:07Z">
        <w:r>
          <w:rPr>
            <w:rFonts w:hint="eastAsia"/>
            <w:lang w:eastAsia="zh-CN"/>
          </w:rPr>
          <w:t>“</w:t>
        </w:r>
      </w:ins>
      <w:del w:id="133" w:author="mickypc" w:date="2026-06-10T14:57:07Z">
        <w:r>
          <w:rPr>
            <w:rFonts w:hint="eastAsia"/>
          </w:rPr>
          <w:delText>"</w:delText>
        </w:r>
      </w:del>
      <w:r>
        <w:rPr>
          <w:rFonts w:hint="eastAsia"/>
        </w:rPr>
        <w:t>生成充分性</w:t>
      </w:r>
      <w:ins w:id="134" w:author="mickypc" w:date="2026-06-10T14:56:10Z">
        <w:r>
          <w:rPr>
            <w:rFonts w:hint="eastAsia"/>
            <w:lang w:eastAsia="zh-CN"/>
          </w:rPr>
          <w:t>”</w:t>
        </w:r>
      </w:ins>
      <w:del w:id="135" w:author="mickypc" w:date="2026-06-10T14:56:10Z">
        <w:r>
          <w:rPr>
            <w:rFonts w:hint="eastAsia"/>
          </w:rPr>
          <w:delText>"</w:delText>
        </w:r>
      </w:del>
      <w:r>
        <w:rPr>
          <w:rFonts w:hint="eastAsia"/>
        </w:rPr>
        <w:t>（能否复现现象）与</w:t>
      </w:r>
      <w:ins w:id="136" w:author="mickypc" w:date="2026-06-10T14:57:07Z">
        <w:r>
          <w:rPr>
            <w:rFonts w:hint="eastAsia"/>
            <w:lang w:eastAsia="zh-CN"/>
          </w:rPr>
          <w:t>“</w:t>
        </w:r>
      </w:ins>
      <w:del w:id="137" w:author="mickypc" w:date="2026-06-10T14:57:07Z">
        <w:r>
          <w:rPr>
            <w:rFonts w:hint="eastAsia"/>
          </w:rPr>
          <w:delText>"</w:delText>
        </w:r>
      </w:del>
      <w:r>
        <w:rPr>
          <w:rFonts w:hint="eastAsia"/>
        </w:rPr>
        <w:t>机制合理性</w:t>
      </w:r>
      <w:ins w:id="138" w:author="mickypc" w:date="2026-06-10T14:56:10Z">
        <w:r>
          <w:rPr>
            <w:rFonts w:hint="eastAsia"/>
            <w:lang w:eastAsia="zh-CN"/>
          </w:rPr>
          <w:t>”</w:t>
        </w:r>
      </w:ins>
      <w:del w:id="139" w:author="mickypc" w:date="2026-06-10T14:56:10Z">
        <w:r>
          <w:rPr>
            <w:rFonts w:hint="eastAsia"/>
          </w:rPr>
          <w:delText>"</w:delText>
        </w:r>
      </w:del>
      <w:r>
        <w:rPr>
          <w:rFonts w:hint="eastAsia"/>
        </w:rPr>
        <w:t>（现象如何被产生）进行区分。该框架澄清了预测模型与解释模型的不同角色，为评估LLM-ABM仿真的科学价值提供了概念工具。</w:t>
      </w:r>
    </w:p>
    <w:p w14:paraId="3C857D62">
      <w:pPr>
        <w:pStyle w:val="3"/>
      </w:pPr>
      <w:r>
        <w:rPr>
          <w:b/>
          <w:bCs/>
        </w:rPr>
        <w:t>EASE / SiliSocS</w:t>
      </w:r>
      <w:r>
        <w:t xml:space="preserve"> </w:t>
      </w:r>
      <w:r>
        <w:rPr>
          <w:rFonts w:hint="eastAsia"/>
        </w:rPr>
        <w:t>[18]（NeurIPS</w:t>
      </w:r>
      <w:r>
        <w:t xml:space="preserve"> </w:t>
      </w:r>
      <w:r>
        <w:rPr>
          <w:rFonts w:hint="eastAsia"/>
        </w:rPr>
        <w:t>2026审稿中）针对仿真器设计的标准化问题，提出模块化架构（环境、Agent、仿真引擎、评估指标），并贡献了开源研究级硅社会沙盒SiliSocS，支持高度可配置和可复现的LLM社交仿真。</w:t>
      </w:r>
    </w:p>
    <w:p w14:paraId="241F4063">
      <w:pPr>
        <w:pStyle w:val="3"/>
      </w:pPr>
      <w:r>
        <w:rPr>
          <w:b/>
          <w:bCs/>
        </w:rPr>
        <w:t>discourse_sim</w:t>
      </w:r>
      <w:r>
        <w:t xml:space="preserve"> [19] </w:t>
      </w:r>
      <w:r>
        <w:rPr>
          <w:rFonts w:hint="eastAsia"/>
        </w:rPr>
        <w:t>提出了不同的认识论立场：将LLM-ABM仿真视为</w:t>
      </w:r>
      <w:ins w:id="140" w:author="mickypc" w:date="2026-06-10T14:57:07Z">
        <w:r>
          <w:rPr>
            <w:rFonts w:hint="eastAsia"/>
            <w:lang w:eastAsia="zh-CN"/>
          </w:rPr>
          <w:t>“</w:t>
        </w:r>
      </w:ins>
      <w:del w:id="141" w:author="mickypc" w:date="2026-06-10T14:57:07Z">
        <w:r>
          <w:rPr>
            <w:rFonts w:hint="eastAsia"/>
          </w:rPr>
          <w:delText>"</w:delText>
        </w:r>
      </w:del>
      <w:r>
        <w:rPr>
          <w:rFonts w:hint="eastAsia"/>
        </w:rPr>
        <w:t>理论检验工具</w:t>
      </w:r>
      <w:ins w:id="142" w:author="mickypc" w:date="2026-06-10T14:56:10Z">
        <w:r>
          <w:rPr>
            <w:rFonts w:hint="eastAsia"/>
            <w:lang w:eastAsia="zh-CN"/>
          </w:rPr>
          <w:t>”</w:t>
        </w:r>
      </w:ins>
      <w:del w:id="143" w:author="mickypc" w:date="2026-06-10T14:56:10Z">
        <w:r>
          <w:rPr>
            <w:rFonts w:hint="eastAsia"/>
          </w:rPr>
          <w:delText>"</w:delText>
        </w:r>
      </w:del>
      <w:r>
        <w:rPr>
          <w:rFonts w:hint="eastAsia"/>
        </w:rPr>
        <w:t>而非</w:t>
      </w:r>
      <w:ins w:id="144" w:author="mickypc" w:date="2026-06-10T14:57:07Z">
        <w:r>
          <w:rPr>
            <w:rFonts w:hint="eastAsia"/>
            <w:lang w:eastAsia="zh-CN"/>
          </w:rPr>
          <w:t>“</w:t>
        </w:r>
      </w:ins>
      <w:del w:id="145" w:author="mickypc" w:date="2026-06-10T14:57:07Z">
        <w:r>
          <w:rPr>
            <w:rFonts w:hint="eastAsia"/>
          </w:rPr>
          <w:delText>"</w:delText>
        </w:r>
      </w:del>
      <w:r>
        <w:rPr>
          <w:rFonts w:hint="eastAsia"/>
        </w:rPr>
        <w:t>预测黑箱</w:t>
      </w:r>
      <w:ins w:id="146" w:author="mickypc" w:date="2026-06-10T14:56:10Z">
        <w:r>
          <w:rPr>
            <w:rFonts w:hint="eastAsia"/>
            <w:lang w:eastAsia="zh-CN"/>
          </w:rPr>
          <w:t>”</w:t>
        </w:r>
      </w:ins>
      <w:del w:id="147" w:author="mickypc" w:date="2026-06-10T14:56:10Z">
        <w:r>
          <w:rPr>
            <w:rFonts w:hint="eastAsia"/>
          </w:rPr>
          <w:delText>"</w:delText>
        </w:r>
      </w:del>
      <w:r>
        <w:rPr>
          <w:rFonts w:hint="eastAsia"/>
        </w:rPr>
        <w:t>，强调仿真在假设检验和机制探索中的价值。</w:t>
      </w:r>
    </w:p>
    <w:bookmarkEnd w:id="20"/>
    <w:bookmarkEnd w:id="24"/>
    <w:p w14:paraId="26350AD8">
      <w:pPr>
        <w:pStyle w:val="4"/>
      </w:pPr>
      <w:bookmarkStart w:id="25" w:name="X1542afbae7ab21bba33206910b29d6c0c47a0c6"/>
      <w:r>
        <w:t xml:space="preserve">7 </w:t>
      </w:r>
      <w:r>
        <w:rPr>
          <w:rFonts w:hint="eastAsia"/>
        </w:rPr>
        <w:t>开放挑战与未来方向</w:t>
      </w:r>
    </w:p>
    <w:p w14:paraId="350CF46C">
      <w:pPr>
        <w:pStyle w:val="26"/>
      </w:pPr>
      <w:r>
        <w:rPr>
          <w:rFonts w:hint="eastAsia"/>
        </w:rPr>
        <w:t>尽管LLM</w:t>
      </w:r>
      <w:r>
        <w:t xml:space="preserve"> </w:t>
      </w:r>
      <w:r>
        <w:rPr>
          <w:rFonts w:hint="eastAsia"/>
        </w:rPr>
        <w:t>Agent社交仿真取得了显著进展，该领域仍面临若干核心挑战。</w:t>
      </w:r>
    </w:p>
    <w:p w14:paraId="2C17095C">
      <w:pPr>
        <w:pStyle w:val="5"/>
      </w:pPr>
      <w:bookmarkStart w:id="26" w:name="X5b0c7491c16da25803e4b3ebb753f716653eaa2"/>
      <w:r>
        <w:t xml:space="preserve">7.1 </w:t>
      </w:r>
      <w:r>
        <w:rPr>
          <w:rFonts w:hint="eastAsia"/>
        </w:rPr>
        <w:t>推荐机制的实证校准</w:t>
      </w:r>
    </w:p>
    <w:p w14:paraId="6E403A9B">
      <w:pPr>
        <w:pStyle w:val="26"/>
      </w:pPr>
      <w:r>
        <w:rPr>
          <w:rFonts w:hint="eastAsia"/>
        </w:rPr>
        <w:t>如第4节所述，推荐机制的建模是该领域最显著的短板。未来的研究需要：(1)</w:t>
      </w:r>
      <w:r>
        <w:t xml:space="preserve"> </w:t>
      </w:r>
      <w:r>
        <w:rPr>
          <w:rFonts w:hint="eastAsia"/>
        </w:rPr>
        <w:t>开发从真实传播数据中逆向推导推荐参数的方法，将逆强化学习</w:t>
      </w:r>
      <w:r>
        <w:fldChar w:fldCharType="begin"/>
      </w:r>
      <w:r>
        <w:instrText xml:space="preserve"> HYPERLINK "" \h </w:instrText>
      </w:r>
      <w:r>
        <w:fldChar w:fldCharType="separate"/>
      </w:r>
      <w:r>
        <w:rPr>
          <w:rStyle w:val="22"/>
        </w:rPr>
        <w:t>22</w:t>
      </w:r>
      <w:r>
        <w:rPr>
          <w:rStyle w:val="22"/>
        </w:rPr>
        <w:fldChar w:fldCharType="end"/>
      </w:r>
      <w:r>
        <w:rPr>
          <w:rFonts w:hint="eastAsia"/>
        </w:rPr>
        <w:t>和贝叶斯优化等方法引入社交仿真；(2)</w:t>
      </w:r>
      <w:r>
        <w:t xml:space="preserve"> </w:t>
      </w:r>
      <w:r>
        <w:rPr>
          <w:rFonts w:hint="eastAsia"/>
        </w:rPr>
        <w:t>建立推荐参数与涌现现象之间的因果归因链条，通过消融实验量化推荐参数偏差对仿真结果的影响；(3)</w:t>
      </w:r>
      <w:r>
        <w:t xml:space="preserve"> </w:t>
      </w:r>
      <w:r>
        <w:rPr>
          <w:rFonts w:hint="eastAsia"/>
        </w:rPr>
        <w:t>探索领域自适应校准——同一套仿真架构在不同领域（政治传播、娱乐传播、健康传播）应产出差异化推荐参数，而非使用一组普适的预设值。</w:t>
      </w:r>
    </w:p>
    <w:bookmarkEnd w:id="26"/>
    <w:p w14:paraId="4B3C6478">
      <w:pPr>
        <w:pStyle w:val="5"/>
      </w:pPr>
      <w:bookmarkStart w:id="27" w:name="Xbf064ba6d286200c7d373096d3b77eb13937fa3"/>
      <w:r>
        <w:t xml:space="preserve">7.2 </w:t>
      </w:r>
      <w:r>
        <w:rPr>
          <w:rFonts w:hint="eastAsia"/>
        </w:rPr>
        <w:t>仿真鲁棒性与可复现性</w:t>
      </w:r>
    </w:p>
    <w:p w14:paraId="24738B74">
      <w:pPr>
        <w:pStyle w:val="26"/>
      </w:pPr>
      <w:r>
        <w:t xml:space="preserve">TRAILS [16] </w:t>
      </w:r>
      <w:r>
        <w:rPr>
          <w:rFonts w:hint="eastAsia"/>
        </w:rPr>
        <w:t>揭示的</w:t>
      </w:r>
      <w:ins w:id="148" w:author="mickypc" w:date="2026-06-10T14:57:07Z">
        <w:r>
          <w:rPr>
            <w:rFonts w:hint="eastAsia"/>
            <w:lang w:eastAsia="zh-CN"/>
          </w:rPr>
          <w:t>“</w:t>
        </w:r>
      </w:ins>
      <w:del w:id="149" w:author="mickypc" w:date="2026-06-10T14:57:07Z">
        <w:r>
          <w:rPr>
            <w:rFonts w:hint="eastAsia"/>
          </w:rPr>
          <w:delText>"</w:delText>
        </w:r>
      </w:del>
      <w:r>
        <w:rPr>
          <w:rFonts w:hint="eastAsia"/>
        </w:rPr>
        <w:t>蝴蝶效应</w:t>
      </w:r>
      <w:ins w:id="150" w:author="mickypc" w:date="2026-06-10T14:56:10Z">
        <w:r>
          <w:rPr>
            <w:rFonts w:hint="eastAsia"/>
            <w:lang w:eastAsia="zh-CN"/>
          </w:rPr>
          <w:t>”</w:t>
        </w:r>
      </w:ins>
      <w:del w:id="151" w:author="mickypc" w:date="2026-06-10T14:56:10Z">
        <w:r>
          <w:rPr>
            <w:rFonts w:hint="eastAsia"/>
          </w:rPr>
          <w:delText>"</w:delText>
        </w:r>
      </w:del>
      <w:r>
        <w:rPr>
          <w:rFonts w:hint="eastAsia"/>
        </w:rPr>
        <w:t>——微小设计扰动导致宏观结果的系统性偏移——是该领域面临的根本性方法论挑战。未来的方向包括：(1)</w:t>
      </w:r>
      <w:r>
        <w:t xml:space="preserve"> </w:t>
      </w:r>
      <w:r>
        <w:rPr>
          <w:rFonts w:hint="eastAsia"/>
        </w:rPr>
        <w:t>将鲁棒性审计作为仿真研究的标配实践，而非可选的敏感性分析；(2)</w:t>
      </w:r>
      <w:r>
        <w:t xml:space="preserve"> </w:t>
      </w:r>
      <w:r>
        <w:rPr>
          <w:rFonts w:hint="eastAsia"/>
        </w:rPr>
        <w:t>建立跨模型、跨Prompt的仿真结果一致性标准；(3)</w:t>
      </w:r>
      <w:r>
        <w:t xml:space="preserve"> EASE [18] </w:t>
      </w:r>
      <w:r>
        <w:rPr>
          <w:rFonts w:hint="eastAsia"/>
        </w:rPr>
        <w:t>提出的模块化标准化方向需要社区层面的共识推动。</w:t>
      </w:r>
    </w:p>
    <w:bookmarkEnd w:id="27"/>
    <w:p w14:paraId="708084DD">
      <w:pPr>
        <w:pStyle w:val="5"/>
      </w:pPr>
      <w:bookmarkStart w:id="28" w:name="X4f0f2b2c8e139b68b79e2c7ea473cae72fd44bc"/>
      <w:r>
        <w:t xml:space="preserve">7.3 </w:t>
      </w:r>
      <w:r>
        <w:rPr>
          <w:rFonts w:hint="eastAsia"/>
        </w:rPr>
        <w:t>长程仿真的稳定性</w:t>
      </w:r>
    </w:p>
    <w:p w14:paraId="57EB2028">
      <w:pPr>
        <w:pStyle w:val="26"/>
      </w:pPr>
      <w:r>
        <w:t xml:space="preserve">MF-MDP [21] </w:t>
      </w:r>
      <w:r>
        <w:rPr>
          <w:rFonts w:hint="eastAsia"/>
        </w:rPr>
        <w:t>证明了长程仿真中状态漂移的严重性（基线仅约300次交互后即不可靠）。维持Agent行为在数千乃至数万次交互中的一致性是一个开放问题，需要记忆架构</w:t>
      </w:r>
      <w:r>
        <w:fldChar w:fldCharType="begin"/>
      </w:r>
      <w:r>
        <w:instrText xml:space="preserve"> HYPERLINK "" \h </w:instrText>
      </w:r>
      <w:r>
        <w:fldChar w:fldCharType="separate"/>
      </w:r>
      <w:r>
        <w:rPr>
          <w:rStyle w:val="22"/>
        </w:rPr>
        <w:t>10</w:t>
      </w:r>
      <w:r>
        <w:rPr>
          <w:rStyle w:val="22"/>
        </w:rPr>
        <w:fldChar w:fldCharType="end"/>
      </w:r>
      <w:r>
        <w:rPr>
          <w:rFonts w:hint="eastAsia"/>
        </w:rPr>
        <w:t>、信念更新机制</w:t>
      </w:r>
      <w:r>
        <w:fldChar w:fldCharType="begin"/>
      </w:r>
      <w:r>
        <w:instrText xml:space="preserve"> HYPERLINK "" \h </w:instrText>
      </w:r>
      <w:r>
        <w:fldChar w:fldCharType="separate"/>
      </w:r>
      <w:r>
        <w:rPr>
          <w:rStyle w:val="22"/>
        </w:rPr>
        <w:t>4</w:t>
      </w:r>
      <w:r>
        <w:rPr>
          <w:rStyle w:val="22"/>
        </w:rPr>
        <w:fldChar w:fldCharType="end"/>
      </w:r>
      <w:r>
        <w:rPr>
          <w:rFonts w:hint="eastAsia"/>
        </w:rPr>
        <w:t>和状态追踪的协同创新。</w:t>
      </w:r>
    </w:p>
    <w:bookmarkEnd w:id="28"/>
    <w:p w14:paraId="15201961">
      <w:pPr>
        <w:pStyle w:val="5"/>
      </w:pPr>
      <w:bookmarkStart w:id="29" w:name="X32f374cd1c5d7bcd79b89eb058f9c7255b10315"/>
      <w:r>
        <w:t xml:space="preserve">7.4 </w:t>
      </w:r>
      <w:r>
        <w:rPr>
          <w:rFonts w:hint="eastAsia"/>
        </w:rPr>
        <w:t>群体分布偏差</w:t>
      </w:r>
    </w:p>
    <w:p w14:paraId="7C96250F">
      <w:pPr>
        <w:pStyle w:val="26"/>
      </w:pPr>
      <w:r>
        <w:t xml:space="preserve">Population-Aligned Persona [27] </w:t>
      </w:r>
      <w:r>
        <w:rPr>
          <w:rFonts w:hint="eastAsia"/>
        </w:rPr>
        <w:t>和CrowdLLM</w:t>
      </w:r>
      <w:r>
        <w:t xml:space="preserve"> [28] </w:t>
      </w:r>
      <w:r>
        <w:rPr>
          <w:rFonts w:hint="eastAsia"/>
        </w:rPr>
        <w:t>已揭示了Agent群体在统计分布上偏离真实人群的风险。未来的仿真系统需要内置分布对齐机制，确保Agent群体的人口统计特征、人格特质和行为模式在统计意义上代表目标人群。特别是在涉及政策评估和社会干预的仿真场景中，群体偏差可能导致对政策效果的误判。</w:t>
      </w:r>
    </w:p>
    <w:bookmarkEnd w:id="29"/>
    <w:p w14:paraId="327A8904">
      <w:pPr>
        <w:pStyle w:val="5"/>
      </w:pPr>
      <w:bookmarkStart w:id="30" w:name="X02168d6cecc5506074923533d01ad6878a2acec"/>
      <w:r>
        <w:t xml:space="preserve">7.5 </w:t>
      </w:r>
      <w:r>
        <w:rPr>
          <w:rFonts w:hint="eastAsia"/>
        </w:rPr>
        <w:t>从仿真到因果推断</w:t>
      </w:r>
    </w:p>
    <w:p w14:paraId="474F051D">
      <w:pPr>
        <w:pStyle w:val="26"/>
      </w:pPr>
      <w:r>
        <w:rPr>
          <w:rFonts w:hint="eastAsia"/>
        </w:rPr>
        <w:t>当前大多数仿真研究以</w:t>
      </w:r>
      <w:ins w:id="152" w:author="mickypc" w:date="2026-06-10T14:57:07Z">
        <w:r>
          <w:rPr>
            <w:rFonts w:hint="eastAsia"/>
            <w:lang w:eastAsia="zh-CN"/>
          </w:rPr>
          <w:t>“</w:t>
        </w:r>
      </w:ins>
      <w:del w:id="153" w:author="mickypc" w:date="2026-06-10T14:57:07Z">
        <w:r>
          <w:rPr>
            <w:rFonts w:hint="eastAsia"/>
          </w:rPr>
          <w:delText>"</w:delText>
        </w:r>
      </w:del>
      <w:r>
        <w:rPr>
          <w:rFonts w:hint="eastAsia"/>
        </w:rPr>
        <w:t>复现已知现象</w:t>
      </w:r>
      <w:ins w:id="154" w:author="mickypc" w:date="2026-06-10T14:56:10Z">
        <w:r>
          <w:rPr>
            <w:rFonts w:hint="eastAsia"/>
            <w:lang w:eastAsia="zh-CN"/>
          </w:rPr>
          <w:t>”</w:t>
        </w:r>
      </w:ins>
      <w:del w:id="155" w:author="mickypc" w:date="2026-06-10T14:56:10Z">
        <w:r>
          <w:rPr>
            <w:rFonts w:hint="eastAsia"/>
          </w:rPr>
          <w:delText>"</w:delText>
        </w:r>
      </w:del>
      <w:r>
        <w:rPr>
          <w:rFonts w:hint="eastAsia"/>
        </w:rPr>
        <w:t>为验证目标。但仿真的终极价值在于</w:t>
      </w:r>
      <w:ins w:id="156" w:author="mickypc" w:date="2026-06-10T14:57:07Z">
        <w:r>
          <w:rPr>
            <w:rFonts w:hint="eastAsia"/>
            <w:lang w:eastAsia="zh-CN"/>
          </w:rPr>
          <w:t>“</w:t>
        </w:r>
      </w:ins>
      <w:del w:id="157" w:author="mickypc" w:date="2026-06-10T14:57:07Z">
        <w:r>
          <w:rPr>
            <w:rFonts w:hint="eastAsia"/>
          </w:rPr>
          <w:delText>"</w:delText>
        </w:r>
      </w:del>
      <w:r>
        <w:rPr>
          <w:rFonts w:hint="eastAsia"/>
        </w:rPr>
        <w:t>发现未知机制</w:t>
      </w:r>
      <w:ins w:id="158" w:author="mickypc" w:date="2026-06-10T14:56:10Z">
        <w:r>
          <w:rPr>
            <w:rFonts w:hint="eastAsia"/>
            <w:lang w:eastAsia="zh-CN"/>
          </w:rPr>
          <w:t>”</w:t>
        </w:r>
      </w:ins>
      <w:del w:id="159" w:author="mickypc" w:date="2026-06-10T14:56:10Z">
        <w:r>
          <w:rPr>
            <w:rFonts w:hint="eastAsia"/>
          </w:rPr>
          <w:delText>"</w:delText>
        </w:r>
      </w:del>
      <w:r>
        <w:rPr>
          <w:rFonts w:hint="eastAsia"/>
        </w:rPr>
        <w:t>——通过受控实验揭示传统观察性研究难以捕捉的因果路径。Mechanism</w:t>
      </w:r>
      <w:r>
        <w:t xml:space="preserve"> Plausibility [17] </w:t>
      </w:r>
      <w:r>
        <w:rPr>
          <w:rFonts w:hint="eastAsia"/>
        </w:rPr>
        <w:t>的框架为此提供了概念基础，但将其操作化为具体的研究实践仍需要大量工作。未来的仿真研究需要更清晰的因果声明和更严格的混杂控制。</w:t>
      </w:r>
    </w:p>
    <w:bookmarkEnd w:id="30"/>
    <w:p w14:paraId="0ACC65DB">
      <w:pPr>
        <w:pStyle w:val="5"/>
      </w:pPr>
      <w:bookmarkStart w:id="31" w:name="Xe6cdad26a3bf415085a8de44eef7adfe561a6f3"/>
      <w:r>
        <w:t xml:space="preserve">7.6 </w:t>
      </w:r>
      <w:r>
        <w:rPr>
          <w:rFonts w:hint="eastAsia"/>
        </w:rPr>
        <w:t>LLM能力演进对仿真的影响</w:t>
      </w:r>
    </w:p>
    <w:p w14:paraId="7001CEEC">
      <w:pPr>
        <w:pStyle w:val="26"/>
      </w:pPr>
      <w:r>
        <w:rPr>
          <w:rFonts w:hint="eastAsia"/>
        </w:rPr>
        <w:t>当前综述所覆盖的系统几乎全部基于2023-2025年的模型能力（GPT-3.5/4、ChatGLM、Llama-3-8B等）。随着LLM在推理能力（chain-of-thought、test-time</w:t>
      </w:r>
      <w:r>
        <w:t xml:space="preserve"> compute </w:t>
      </w:r>
      <w:r>
        <w:rPr>
          <w:rFonts w:hint="eastAsia"/>
        </w:rPr>
        <w:t>scaling）、上下文窗口（从4K到1M+</w:t>
      </w:r>
      <w:r>
        <w:t xml:space="preserve"> </w:t>
      </w:r>
      <w:r>
        <w:rPr>
          <w:rFonts w:hint="eastAsia"/>
        </w:rPr>
        <w:t>tokens）和多模态能力上的持续进步，社交仿真的设计空间也将发生结构性变化：(1)</w:t>
      </w:r>
      <w:r>
        <w:t xml:space="preserve"> </w:t>
      </w:r>
      <w:r>
        <w:rPr>
          <w:rFonts w:hint="eastAsia"/>
        </w:rPr>
        <w:t>更长上下文窗口可能使记忆系统的设计从</w:t>
      </w:r>
      <w:ins w:id="160" w:author="mickypc" w:date="2026-06-10T14:57:07Z">
        <w:r>
          <w:rPr>
            <w:rFonts w:hint="eastAsia"/>
            <w:lang w:eastAsia="zh-CN"/>
          </w:rPr>
          <w:t>“</w:t>
        </w:r>
      </w:ins>
      <w:del w:id="161" w:author="mickypc" w:date="2026-06-10T14:57:07Z">
        <w:r>
          <w:rPr>
            <w:rFonts w:hint="eastAsia"/>
          </w:rPr>
          <w:delText>"</w:delText>
        </w:r>
      </w:del>
      <w:r>
        <w:rPr>
          <w:rFonts w:hint="eastAsia"/>
        </w:rPr>
        <w:t>检索-压缩</w:t>
      </w:r>
      <w:ins w:id="162" w:author="mickypc" w:date="2026-06-10T14:56:10Z">
        <w:r>
          <w:rPr>
            <w:rFonts w:hint="eastAsia"/>
            <w:lang w:eastAsia="zh-CN"/>
          </w:rPr>
          <w:t>”</w:t>
        </w:r>
      </w:ins>
      <w:del w:id="163" w:author="mickypc" w:date="2026-06-10T14:56:10Z">
        <w:r>
          <w:rPr>
            <w:rFonts w:hint="eastAsia"/>
          </w:rPr>
          <w:delText>"</w:delText>
        </w:r>
      </w:del>
      <w:r>
        <w:rPr>
          <w:rFonts w:hint="eastAsia"/>
        </w:rPr>
        <w:t>范式转向</w:t>
      </w:r>
      <w:ins w:id="164" w:author="mickypc" w:date="2026-06-10T14:57:07Z">
        <w:r>
          <w:rPr>
            <w:rFonts w:hint="eastAsia"/>
            <w:lang w:eastAsia="zh-CN"/>
          </w:rPr>
          <w:t>“</w:t>
        </w:r>
      </w:ins>
      <w:del w:id="165" w:author="mickypc" w:date="2026-06-10T14:57:07Z">
        <w:r>
          <w:rPr>
            <w:rFonts w:hint="eastAsia"/>
          </w:rPr>
          <w:delText>"</w:delText>
        </w:r>
      </w:del>
      <w:r>
        <w:rPr>
          <w:rFonts w:hint="eastAsia"/>
        </w:rPr>
        <w:t>全量上下文</w:t>
      </w:r>
      <w:ins w:id="166" w:author="mickypc" w:date="2026-06-10T14:56:10Z">
        <w:r>
          <w:rPr>
            <w:rFonts w:hint="eastAsia"/>
            <w:lang w:eastAsia="zh-CN"/>
          </w:rPr>
          <w:t>”</w:t>
        </w:r>
      </w:ins>
      <w:del w:id="167" w:author="mickypc" w:date="2026-06-10T14:56:10Z">
        <w:r>
          <w:rPr>
            <w:rFonts w:hint="eastAsia"/>
          </w:rPr>
          <w:delText>"</w:delText>
        </w:r>
      </w:del>
      <w:r>
        <w:rPr>
          <w:rFonts w:hint="eastAsia"/>
        </w:rPr>
        <w:t>范式，从根本上改变Agent一致性的维持方式；(2)</w:t>
      </w:r>
      <w:r>
        <w:t xml:space="preserve"> </w:t>
      </w:r>
      <w:r>
        <w:rPr>
          <w:rFonts w:hint="eastAsia"/>
        </w:rPr>
        <w:t>更强的推理能力可能减少对外部数学约束（如CA、SIR）的依赖，但也可能加剧TRAILS</w:t>
      </w:r>
      <w:r>
        <w:t xml:space="preserve"> [16] </w:t>
      </w:r>
      <w:r>
        <w:rPr>
          <w:rFonts w:hint="eastAsia"/>
        </w:rPr>
        <w:t>所揭示的Prompt敏感性——更强大的模型不等于更鲁棒的仿真；(3)</w:t>
      </w:r>
      <w:r>
        <w:t xml:space="preserve"> </w:t>
      </w:r>
      <w:r>
        <w:rPr>
          <w:rFonts w:hint="eastAsia"/>
        </w:rPr>
        <w:t>多模态能力（图像、视频理解）将使仿真从纯文本社交扩展到富媒体平台，带来全新的信息分发和影响力建模挑战。最后，开源模型（如Llama、Qwen系列）的快速发展使大规模仿真（百万级Agent、本地部署）在经济上变得可行，可能进一步推动该领域的民主化。</w:t>
      </w:r>
    </w:p>
    <w:bookmarkEnd w:id="25"/>
    <w:bookmarkEnd w:id="31"/>
    <w:p w14:paraId="67A117AE">
      <w:pPr>
        <w:pStyle w:val="4"/>
      </w:pPr>
      <w:bookmarkStart w:id="32" w:name="Xdf9af3e337594be49cc05af4c4d1f07773cb8cc"/>
      <w:r>
        <w:t xml:space="preserve">8 </w:t>
      </w:r>
      <w:r>
        <w:rPr>
          <w:rFonts w:hint="eastAsia"/>
        </w:rPr>
        <w:t>结论</w:t>
      </w:r>
    </w:p>
    <w:p w14:paraId="07B4EDE1">
      <w:pPr>
        <w:pStyle w:val="26"/>
      </w:pPr>
      <w:r>
        <w:t xml:space="preserve">LLM </w:t>
      </w:r>
      <w:r>
        <w:rPr>
          <w:rFonts w:hint="eastAsia"/>
        </w:rPr>
        <w:t>Agent社交仿真正处于从</w:t>
      </w:r>
      <w:ins w:id="168" w:author="mickypc" w:date="2026-06-10T14:57:07Z">
        <w:r>
          <w:rPr>
            <w:rFonts w:hint="eastAsia"/>
            <w:lang w:eastAsia="zh-CN"/>
          </w:rPr>
          <w:t>“</w:t>
        </w:r>
      </w:ins>
      <w:del w:id="169" w:author="mickypc" w:date="2026-06-10T14:57:07Z">
        <w:r>
          <w:rPr>
            <w:rFonts w:hint="eastAsia"/>
          </w:rPr>
          <w:delText>"</w:delText>
        </w:r>
      </w:del>
      <w:r>
        <w:rPr>
          <w:rFonts w:hint="eastAsia"/>
        </w:rPr>
        <w:t>概念验证</w:t>
      </w:r>
      <w:ins w:id="170" w:author="mickypc" w:date="2026-06-10T14:56:10Z">
        <w:r>
          <w:rPr>
            <w:rFonts w:hint="eastAsia"/>
            <w:lang w:eastAsia="zh-CN"/>
          </w:rPr>
          <w:t>”</w:t>
        </w:r>
      </w:ins>
      <w:del w:id="171" w:author="mickypc" w:date="2026-06-10T14:56:10Z">
        <w:r>
          <w:rPr>
            <w:rFonts w:hint="eastAsia"/>
          </w:rPr>
          <w:delText>"</w:delText>
        </w:r>
      </w:del>
      <w:r>
        <w:rPr>
          <w:rFonts w:hint="eastAsia"/>
        </w:rPr>
        <w:t>向</w:t>
      </w:r>
      <w:ins w:id="172" w:author="mickypc" w:date="2026-06-10T14:57:07Z">
        <w:r>
          <w:rPr>
            <w:rFonts w:hint="eastAsia"/>
            <w:lang w:eastAsia="zh-CN"/>
          </w:rPr>
          <w:t>“</w:t>
        </w:r>
      </w:ins>
      <w:del w:id="173" w:author="mickypc" w:date="2026-06-10T14:57:07Z">
        <w:r>
          <w:rPr>
            <w:rFonts w:hint="eastAsia"/>
          </w:rPr>
          <w:delText>"</w:delText>
        </w:r>
      </w:del>
      <w:r>
        <w:rPr>
          <w:rFonts w:hint="eastAsia"/>
        </w:rPr>
        <w:t>可靠科学工具</w:t>
      </w:r>
      <w:ins w:id="174" w:author="mickypc" w:date="2026-06-10T14:56:10Z">
        <w:r>
          <w:rPr>
            <w:rFonts w:hint="eastAsia"/>
            <w:lang w:eastAsia="zh-CN"/>
          </w:rPr>
          <w:t>”</w:t>
        </w:r>
      </w:ins>
      <w:del w:id="175" w:author="mickypc" w:date="2026-06-10T14:56:10Z">
        <w:r>
          <w:rPr>
            <w:rFonts w:hint="eastAsia"/>
          </w:rPr>
          <w:delText>"</w:delText>
        </w:r>
      </w:del>
      <w:r>
        <w:rPr>
          <w:rFonts w:hint="eastAsia"/>
        </w:rPr>
        <w:t>转型的关键时期。本文从仿真架构、推荐机制、Agent建模和验证评估四个维度系统梳理了该领域的研究现状。主要发现包括：(1)</w:t>
      </w:r>
      <w:r>
        <w:t xml:space="preserve"> </w:t>
      </w:r>
      <w:r>
        <w:rPr>
          <w:rFonts w:hint="eastAsia"/>
        </w:rPr>
        <w:t>混合架构（LLM+ABM）已成为兼顾行为丰富性和计算效率的主流方案，图加速和拓扑感知方法进一步推进了效率边界；(2)</w:t>
      </w:r>
      <w:r>
        <w:t xml:space="preserve"> </w:t>
      </w:r>
      <w:r>
        <w:rPr>
          <w:rFonts w:hint="eastAsia"/>
        </w:rPr>
        <w:t>推荐机制的建模是该领域最显著的短板——大多数系统未配备推荐模块，配备的也仅使用人工预设参数；(3)</w:t>
      </w:r>
      <w:r>
        <w:t xml:space="preserve"> </w:t>
      </w:r>
      <w:r>
        <w:rPr>
          <w:rFonts w:hint="eastAsia"/>
        </w:rPr>
        <w:t>Agent建模在画像生成、记忆系统和信念动力学方面取得了扎实进展，但群体分布偏差和长程稳定性仍是开放问题；(4)</w:t>
      </w:r>
      <w:r>
        <w:t xml:space="preserve"> </w:t>
      </w:r>
      <w:r>
        <w:rPr>
          <w:rFonts w:hint="eastAsia"/>
        </w:rPr>
        <w:t>验证方法论正处于从</w:t>
      </w:r>
      <w:ins w:id="176" w:author="mickypc" w:date="2026-06-10T14:57:07Z">
        <w:r>
          <w:rPr>
            <w:rFonts w:hint="eastAsia"/>
            <w:lang w:eastAsia="zh-CN"/>
          </w:rPr>
          <w:t>“</w:t>
        </w:r>
      </w:ins>
      <w:del w:id="177" w:author="mickypc" w:date="2026-06-10T14:57:07Z">
        <w:r>
          <w:rPr>
            <w:rFonts w:hint="eastAsia"/>
          </w:rPr>
          <w:delText>"</w:delText>
        </w:r>
      </w:del>
      <w:r>
        <w:rPr>
          <w:rFonts w:hint="eastAsia"/>
        </w:rPr>
        <w:t>展示能复现</w:t>
      </w:r>
      <w:ins w:id="178" w:author="mickypc" w:date="2026-06-10T14:56:10Z">
        <w:r>
          <w:rPr>
            <w:rFonts w:hint="eastAsia"/>
            <w:lang w:eastAsia="zh-CN"/>
          </w:rPr>
          <w:t>”</w:t>
        </w:r>
      </w:ins>
      <w:del w:id="179" w:author="mickypc" w:date="2026-06-10T14:56:10Z">
        <w:r>
          <w:rPr>
            <w:rFonts w:hint="eastAsia"/>
          </w:rPr>
          <w:delText>"</w:delText>
        </w:r>
      </w:del>
      <w:r>
        <w:rPr>
          <w:rFonts w:hint="eastAsia"/>
        </w:rPr>
        <w:t>向</w:t>
      </w:r>
      <w:ins w:id="180" w:author="mickypc" w:date="2026-06-10T14:57:07Z">
        <w:r>
          <w:rPr>
            <w:rFonts w:hint="eastAsia"/>
            <w:lang w:eastAsia="zh-CN"/>
          </w:rPr>
          <w:t>“</w:t>
        </w:r>
      </w:ins>
      <w:del w:id="181" w:author="mickypc" w:date="2026-06-10T14:57:07Z">
        <w:r>
          <w:rPr>
            <w:rFonts w:hint="eastAsia"/>
          </w:rPr>
          <w:delText>"</w:delText>
        </w:r>
      </w:del>
      <w:r>
        <w:rPr>
          <w:rFonts w:hint="eastAsia"/>
        </w:rPr>
        <w:t>证明为什么能复现</w:t>
      </w:r>
      <w:ins w:id="182" w:author="mickypc" w:date="2026-06-10T14:56:10Z">
        <w:r>
          <w:rPr>
            <w:rFonts w:hint="eastAsia"/>
            <w:lang w:eastAsia="zh-CN"/>
          </w:rPr>
          <w:t>”</w:t>
        </w:r>
      </w:ins>
      <w:del w:id="183" w:author="mickypc" w:date="2026-06-10T14:56:10Z">
        <w:r>
          <w:rPr>
            <w:rFonts w:hint="eastAsia"/>
          </w:rPr>
          <w:delText>"</w:delText>
        </w:r>
      </w:del>
      <w:r>
        <w:rPr>
          <w:rFonts w:hint="eastAsia"/>
        </w:rPr>
        <w:t>的转型中，鲁棒性审计和机制合理性评估将成为未来标配。</w:t>
      </w:r>
    </w:p>
    <w:p w14:paraId="54FF4F4C">
      <w:pPr>
        <w:pStyle w:val="3"/>
      </w:pPr>
      <w:r>
        <w:rPr>
          <w:rFonts w:hint="eastAsia"/>
        </w:rPr>
        <w:t>该领域的进一步发展需要仿真研究者、推荐系统研究者和社会科学家的跨学科协作——只有将逼真的Agent行为建模、数据驱动的推荐参数校准和严格的社会科学验证方法相结合，LLM</w:t>
      </w:r>
      <w:r>
        <w:t xml:space="preserve"> </w:t>
      </w:r>
      <w:r>
        <w:rPr>
          <w:rFonts w:hint="eastAsia"/>
        </w:rPr>
        <w:t>Agent社交仿真才能真正成为计算社会科学的可靠实验基础设施。</w:t>
      </w:r>
    </w:p>
    <w:p w14:paraId="7597E871">
      <w:pPr>
        <w:pStyle w:val="14"/>
      </w:pPr>
      <w:r>
        <w:rPr>
          <w:rFonts w:hint="eastAsia"/>
          <w:b/>
          <w:bCs/>
        </w:rPr>
        <w:t>文献验证说明</w:t>
      </w:r>
      <w:r>
        <w:rPr>
          <w:rFonts w:hint="eastAsia"/>
        </w:rPr>
        <w:t>：本文引用的三十二篇文献均通过arXiv、OpenAlex或会议论文集核实存在性及标题/作者一致性。其中Generative</w:t>
      </w:r>
      <w:r>
        <w:t xml:space="preserve"> Agents [1]、FDE-LLM [4] </w:t>
      </w:r>
      <w:r>
        <w:rPr>
          <w:rFonts w:hint="eastAsia"/>
        </w:rPr>
        <w:t>和OASIS</w:t>
      </w:r>
      <w:r>
        <w:t xml:space="preserve"> [8] </w:t>
      </w:r>
      <w:r>
        <w:rPr>
          <w:rFonts w:hint="eastAsia"/>
        </w:rPr>
        <w:t>三篇核心文献已通过全文精读验证关键论断。所有标注发表地的文献均经独立确认发表状态。SPARK</w:t>
      </w:r>
      <w:r>
        <w:t xml:space="preserve"> [9] </w:t>
      </w:r>
      <w:r>
        <w:rPr>
          <w:rFonts w:hint="eastAsia"/>
        </w:rPr>
        <w:t>发表于EMNLP</w:t>
      </w:r>
      <w:r>
        <w:t xml:space="preserve"> </w:t>
      </w:r>
      <w:r>
        <w:rPr>
          <w:rFonts w:hint="eastAsia"/>
        </w:rPr>
        <w:t>2025，全文经ACL</w:t>
      </w:r>
      <w:r>
        <w:t xml:space="preserve"> </w:t>
      </w:r>
      <w:r>
        <w:rPr>
          <w:rFonts w:hint="eastAsia"/>
        </w:rPr>
        <w:t>Anthology获取。</w:t>
      </w:r>
    </w:p>
    <w:bookmarkEnd w:id="32"/>
    <w:p w14:paraId="4E8AC6FA">
      <w:pPr>
        <w:pStyle w:val="4"/>
      </w:pPr>
      <w:bookmarkStart w:id="33" w:name="参考文献"/>
      <w:r>
        <w:rPr>
          <w:rFonts w:hint="eastAsia"/>
        </w:rPr>
        <w:t>参考文献</w:t>
      </w:r>
    </w:p>
    <w:p w14:paraId="7949D835">
      <w:pPr>
        <w:pStyle w:val="26"/>
      </w:pPr>
      <w:r>
        <w:t xml:space="preserve">[1] Park, J. S., O'Brien, J. C., Cai, C. J., Morris, M. R., Liang, P., &amp; Bernstein, M. S. (2023). Generative Agents: Interactive Simulacra of Human Behavior. </w:t>
      </w:r>
      <w:r>
        <w:rPr>
          <w:i/>
          <w:iCs/>
        </w:rPr>
        <w:t>UIST 2023</w:t>
      </w:r>
      <w:r>
        <w:t>. arXiv:2304.03442.</w:t>
      </w:r>
    </w:p>
    <w:p w14:paraId="7FC0A717">
      <w:pPr>
        <w:pStyle w:val="3"/>
      </w:pPr>
      <w:r>
        <w:t xml:space="preserve">[2] Sumers, T. R., Yao, S., Narasimhan, K., &amp; Griffiths, T. L. (2024). Cognitive Architectures for Language Agents. </w:t>
      </w:r>
      <w:r>
        <w:rPr>
          <w:i/>
          <w:iCs/>
        </w:rPr>
        <w:t>TMLR</w:t>
      </w:r>
      <w:r>
        <w:t>. arXiv:2309.02427.</w:t>
      </w:r>
    </w:p>
    <w:p w14:paraId="6CB033C3">
      <w:pPr>
        <w:pStyle w:val="3"/>
      </w:pPr>
      <w:r>
        <w:t xml:space="preserve">[3] Mou, X., Wei, Z., &amp; Huang, X. (2024). Unveiling the Truth and Facilitating Change: Towards Agent-based Large-scale Social Movement Simulation. </w:t>
      </w:r>
      <w:r>
        <w:rPr>
          <w:i/>
          <w:iCs/>
        </w:rPr>
        <w:t>Findings of ACL 2024</w:t>
      </w:r>
      <w:r>
        <w:t>. arXiv:2402.16333.</w:t>
      </w:r>
    </w:p>
    <w:p w14:paraId="3557406B">
      <w:pPr>
        <w:pStyle w:val="3"/>
      </w:pPr>
      <w:r>
        <w:t xml:space="preserve">[4] Yao, J., Zhang, H., Ou, J., Zuo, D., Yang, Z., &amp; Dong, Z. (2025). Social Opinions Prediction Utilizes Fusing Dynamics Equation with LLM-based Agents. </w:t>
      </w:r>
      <w:r>
        <w:rPr>
          <w:i/>
          <w:iCs/>
        </w:rPr>
        <w:t>Scientific Reports</w:t>
      </w:r>
      <w:r>
        <w:t>, 15, 15472. arXiv:2409.08717.</w:t>
      </w:r>
    </w:p>
    <w:p w14:paraId="62D16DDD">
      <w:pPr>
        <w:pStyle w:val="3"/>
      </w:pPr>
      <w:r>
        <w:t>[5] Zhou, X., Sun, Y., Yao, H., He, A., Zhang, Y., &amp; Liu, W. (2026). GASim: A Graph-Accelerated Hybrid Framework for Social Simulation. arXiv:2605.07692.</w:t>
      </w:r>
    </w:p>
    <w:p w14:paraId="5D31CDDC">
      <w:pPr>
        <w:pStyle w:val="3"/>
      </w:pPr>
      <w:r>
        <w:t>[6] Xu, Y., Zhang, S., Zhou, Y., Zeng, S., Lakshmanan, L. V. S., &amp; Ma, C. (2026). Topology-Aware LLM-Driven Social Simulation. arXiv:2604.18011.</w:t>
      </w:r>
    </w:p>
    <w:p w14:paraId="18F12241">
      <w:pPr>
        <w:pStyle w:val="3"/>
      </w:pPr>
      <w:r>
        <w:t>[7] Zheng, Q., et al. (2026). APS: Bias-Controlled Adaptive Prototype Simulation for Population-Scale LLM Agents. arXiv:2605.27419.</w:t>
      </w:r>
    </w:p>
    <w:p w14:paraId="1E97A6EC">
      <w:pPr>
        <w:pStyle w:val="3"/>
      </w:pPr>
      <w:r>
        <w:t>[8] Yang, Z., et al. (2024). OASIS: Open Agent Social Interaction Simulations with One Million Agents. arXiv:2411.11581.</w:t>
      </w:r>
    </w:p>
    <w:p w14:paraId="30876062">
      <w:pPr>
        <w:pStyle w:val="3"/>
      </w:pPr>
      <w:r>
        <w:t xml:space="preserve">[9] Zhang, B., et al. (2025). SPARK: Simulating the Co-evolution of Stance and Topic Dynamics in Online Discourse with LLM-based Agents. </w:t>
      </w:r>
      <w:r>
        <w:rPr>
          <w:i/>
          <w:iCs/>
        </w:rPr>
        <w:t>EMNLP 2025</w:t>
      </w:r>
      <w:r>
        <w:t>.</w:t>
      </w:r>
    </w:p>
    <w:p w14:paraId="039172B8">
      <w:pPr>
        <w:pStyle w:val="3"/>
      </w:pPr>
      <w:r>
        <w:t>[10] Koley, G. (2025). SALM: A Multi-Agent Framework for Language Model-Driven Social Network Simulation. arXiv:2505.09081.</w:t>
      </w:r>
    </w:p>
    <w:p w14:paraId="31AAFAC6">
      <w:pPr>
        <w:pStyle w:val="3"/>
      </w:pPr>
      <w:r>
        <w:t>[11] Zhong, H., Wang, H., Ye, Y., Zhang, M., &amp; Zhu, S. (2025). GGBond: Growing Graph-Based AI-Agent Society for Socially-Aware Recommender Simulation. arXiv:2505.21154.</w:t>
      </w:r>
    </w:p>
    <w:p w14:paraId="4C0C6F96">
      <w:pPr>
        <w:pStyle w:val="3"/>
      </w:pPr>
      <w:r>
        <w:t>[12] Zhang, Y., et al. (2026). POSIM: A Multi-Agent Simulation Framework for Social Media Public Opinion Evolution and Governance. arXiv:2603.23884.</w:t>
      </w:r>
    </w:p>
    <w:p w14:paraId="6CBD834A">
      <w:pPr>
        <w:pStyle w:val="3"/>
      </w:pPr>
      <w:r>
        <w:t xml:space="preserve">[13] Huang, R., et al. (2026). PolicySim: An LLM-Based Agent Social Simulation Sandbox for Proactive Policy Optimization. </w:t>
      </w:r>
      <w:r>
        <w:rPr>
          <w:i/>
          <w:iCs/>
        </w:rPr>
        <w:t>WWW 2026</w:t>
      </w:r>
      <w:r>
        <w:t>. arXiv:2603.19649.</w:t>
      </w:r>
    </w:p>
    <w:p w14:paraId="23284706">
      <w:pPr>
        <w:pStyle w:val="3"/>
      </w:pPr>
      <w:r>
        <w:t>[14] Liu, Y., Liu, W., Gu, X., He, A., Wang, W., &amp; Zhang, Y. (2025). PopSim: Social Network Simulation for Social Media Popularity Prediction. arXiv:2512.02533.</w:t>
      </w:r>
    </w:p>
    <w:p w14:paraId="21D14BFF">
      <w:pPr>
        <w:pStyle w:val="3"/>
      </w:pPr>
      <w:r>
        <w:t>[15] Tomašević, A., et al. (2025). Towards Operational Validation of LLM-Agent Social Simulations: A Replicated Study of a Reddit-like Technology Forum. arXiv:2508.21740.</w:t>
      </w:r>
    </w:p>
    <w:p w14:paraId="404DD225">
      <w:pPr>
        <w:pStyle w:val="3"/>
      </w:pPr>
      <w:r>
        <w:t>[16] Ye, J., Cao, L., Chen, D., &amp; Ferrara, E. (2026). Stop Drawing Scientific Claims from LLM Social Simulations Without Robustness Audits. arXiv:2605.18890.</w:t>
      </w:r>
    </w:p>
    <w:p w14:paraId="61011339">
      <w:pPr>
        <w:pStyle w:val="3"/>
      </w:pPr>
      <w:r>
        <w:t xml:space="preserve">[17] Zhao, P., Pham, D. H., &amp; Vincent, N. (2026). Mechanism Plausibility in Generative Agent-Based Modeling. </w:t>
      </w:r>
      <w:r>
        <w:rPr>
          <w:i/>
          <w:iCs/>
        </w:rPr>
        <w:t>ACM FAccT 2026</w:t>
      </w:r>
      <w:r>
        <w:t>. arXiv:2605.12824.</w:t>
      </w:r>
    </w:p>
    <w:p w14:paraId="66013002">
      <w:pPr>
        <w:pStyle w:val="3"/>
      </w:pPr>
      <w:r>
        <w:t>[18] Sarangi, S., et al. (2026). EASE Configuration Facilitates A Reproducible Science of LLM Social Simulations. arXiv:2605.30258. (Under review at NeurIPS 2026)</w:t>
      </w:r>
    </w:p>
    <w:p w14:paraId="619D46F9">
      <w:pPr>
        <w:pStyle w:val="3"/>
      </w:pPr>
      <w:r>
        <w:t>[19] Reji, D. J. (2026). LLM-Agent-based Social Simulation for Attitude Diffusion. arXiv:2604.03898.</w:t>
      </w:r>
    </w:p>
    <w:p w14:paraId="05E20F63">
      <w:pPr>
        <w:pStyle w:val="3"/>
      </w:pPr>
      <w:r>
        <w:t>[20] Yang, Y., et al. (2026). ScioMind: Cognitively Grounded Multi-Agent Social Simulation with Anchoring-Based Belief Dynamics and Dynamic Profiles. arXiv:2605.13725.</w:t>
      </w:r>
    </w:p>
    <w:p w14:paraId="6E21BBC9">
      <w:pPr>
        <w:pStyle w:val="3"/>
      </w:pPr>
      <w:r>
        <w:t>[21] Zhang, Y., et al. (2026). Coupling Macro Dynamics and Micro States for Long-Horizon Social Simulation. arXiv:2604.05516.</w:t>
      </w:r>
    </w:p>
    <w:p w14:paraId="2DEE5DC3">
      <w:pPr>
        <w:pStyle w:val="3"/>
      </w:pPr>
      <w:r>
        <w:t xml:space="preserve">[22] Zhao, M., et al. (2025). MTRec: Learning to Align with User Preferences via Mental Reward Models. </w:t>
      </w:r>
      <w:r>
        <w:rPr>
          <w:i/>
          <w:iCs/>
        </w:rPr>
        <w:t>NeurIPS 2025</w:t>
      </w:r>
      <w:r>
        <w:t>. arXiv:2509.22807.</w:t>
      </w:r>
    </w:p>
    <w:p w14:paraId="66F0A5DD">
      <w:pPr>
        <w:pStyle w:val="3"/>
      </w:pPr>
      <w:r>
        <w:t>[23] Li, J., Vu, T.-T., Abbasnejad, E., &amp; Haffari, G. (2025). Beyond Imitation: Recovering Dense Rewards from Demonstrations. arXiv:2510.02493.</w:t>
      </w:r>
    </w:p>
    <w:p w14:paraId="0E071B2E">
      <w:pPr>
        <w:pStyle w:val="3"/>
      </w:pPr>
      <w:r>
        <w:t xml:space="preserve">[24] Dempster, A. P., Laird, N. M., &amp; Rubin, D. B. (1977). Maximum Likelihood from Incomplete Data via the EM Algorithm. </w:t>
      </w:r>
      <w:r>
        <w:rPr>
          <w:i/>
          <w:iCs/>
        </w:rPr>
        <w:t>JRSS-B</w:t>
      </w:r>
      <w:r>
        <w:t>, 39(1), 1-38.</w:t>
      </w:r>
    </w:p>
    <w:p w14:paraId="69702C40">
      <w:pPr>
        <w:pStyle w:val="3"/>
      </w:pPr>
      <w:r>
        <w:t xml:space="preserve">[25] Rahimzadeh, V., et al. (2025). From Millions of Tweets to Actionable Insights: Leveraging LLMs for User Profiling. </w:t>
      </w:r>
      <w:r>
        <w:rPr>
          <w:i/>
          <w:iCs/>
        </w:rPr>
        <w:t>ICWSM 2025 Workshop</w:t>
      </w:r>
      <w:r>
        <w:t>. arXiv:2505.06184.</w:t>
      </w:r>
    </w:p>
    <w:p w14:paraId="57B85603">
      <w:pPr>
        <w:pStyle w:val="3"/>
      </w:pPr>
      <w:r>
        <w:t>[26] Jin, B., Lan, K., &amp; Wu, M. (2026). TWICE: An LLM Agent Framework for Simulating Personalized User Tweeting Behavior. arXiv:2602.22222.</w:t>
      </w:r>
    </w:p>
    <w:p w14:paraId="672096A5">
      <w:pPr>
        <w:pStyle w:val="3"/>
      </w:pPr>
      <w:r>
        <w:t>[27] Hu, Z., et al. (2025). Population-Aligned Persona Generation for LLM-based Social Simulation. arXiv:2509.10127.</w:t>
      </w:r>
    </w:p>
    <w:p w14:paraId="0F80744C">
      <w:pPr>
        <w:pStyle w:val="3"/>
      </w:pPr>
      <w:r>
        <w:t>[28] Lin, R. F., et al. (2025). CrowdLLM: Building LLM-Based Digital Populations Augmented with Generative Models. arXiv:2512.07890.</w:t>
      </w:r>
    </w:p>
    <w:p w14:paraId="5FD6F5CC">
      <w:pPr>
        <w:pStyle w:val="3"/>
      </w:pPr>
      <w:r>
        <w:t xml:space="preserve">[29] Nielsen, J. (2006). The 90-9-1 Rule for Participation Inequality in Social Media and Online Communities. </w:t>
      </w:r>
      <w:r>
        <w:rPr>
          <w:i/>
          <w:iCs/>
        </w:rPr>
        <w:t>Nielsen Norman Group</w:t>
      </w:r>
      <w:r>
        <w:t>.</w:t>
      </w:r>
    </w:p>
    <w:p w14:paraId="46829F9E">
      <w:pPr>
        <w:pStyle w:val="3"/>
      </w:pPr>
      <w:r>
        <w:t xml:space="preserve">[30] Xue, D., et al. (2025). SoMe: A Realistic Benchmark for LLM-based Social Media Agents. </w:t>
      </w:r>
      <w:r>
        <w:rPr>
          <w:i/>
          <w:iCs/>
        </w:rPr>
        <w:t>AAAI 2026</w:t>
      </w:r>
      <w:r>
        <w:t>. arXiv:2512.14720.</w:t>
      </w:r>
    </w:p>
    <w:p w14:paraId="1E3A8B46">
      <w:pPr>
        <w:pStyle w:val="3"/>
      </w:pPr>
      <w:r>
        <w:t>[31] Münker, S., Schwager, N., &amp; Rettinger, A. (2025). Don't Trust Generative Agents to Mimic Communication on Social Networks Unless You Benchmarked their Empirical Realism. arXiv:2506.21974.</w:t>
      </w:r>
    </w:p>
    <w:p w14:paraId="50732F42">
      <w:pPr>
        <w:pStyle w:val="3"/>
      </w:pPr>
      <w:r>
        <w:t xml:space="preserve">[32] Mou, X., et al. (2026). From Individual to Society: A Survey on Social Simulation Driven by Large Language Model-based Agents. </w:t>
      </w:r>
      <w:r>
        <w:rPr>
          <w:i/>
          <w:iCs/>
        </w:rPr>
        <w:t>ACM Computing Surveys</w:t>
      </w:r>
      <w:r>
        <w:t>, 58(11), 1-41. DOI: 10.1145/3800683.</w:t>
      </w:r>
    </w:p>
    <w:bookmarkEnd w:id="0"/>
    <w:bookmarkEnd w:id="33"/>
    <w:sectPr>
      <w:footnotePr>
        <w:numRestart w:val="eachSect"/>
      </w:footnotePr>
      <w:cols w:space="720" w:num="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mickypc" w:date="2026-06-10T15:02:50Z" w:initials="">
    <w:p w14:paraId="0A492C68">
      <w:pPr>
        <w:keepNext w:val="0"/>
        <w:keepLines w:val="0"/>
        <w:widowControl/>
        <w:suppressLineNumbers w:val="0"/>
        <w:rPr>
          <w:b w:val="0"/>
          <w:bCs w:val="0"/>
        </w:rPr>
      </w:pPr>
      <w:r>
        <w:rPr>
          <w:rFonts w:hint="eastAsia"/>
          <w:b w:val="0"/>
          <w:bCs w:val="0"/>
          <w:lang w:val="en-US" w:eastAsia="zh-CN"/>
        </w:rPr>
        <w:t>摘要重新写，语句之间太过跳跃了，不够连贯，按照以下几点来写：</w:t>
      </w:r>
      <w:r>
        <w:rPr>
          <w:rFonts w:hint="eastAsia"/>
          <w:b w:val="0"/>
          <w:bCs w:val="0"/>
          <w:lang w:val="en-US" w:eastAsia="zh-CN"/>
        </w:rPr>
        <w:br w:type="textWrapping"/>
      </w:r>
      <w:r>
        <w:rPr>
          <w:rFonts w:hint="eastAsia"/>
          <w:b w:val="0"/>
          <w:bCs w:val="0"/>
          <w:lang w:val="en-US" w:eastAsia="zh-CN"/>
        </w:rPr>
        <w:t>1.</w:t>
      </w:r>
      <w:r>
        <w:rPr>
          <w:rStyle w:val="21"/>
          <w:b w:val="0"/>
          <w:bCs w:val="0"/>
        </w:rPr>
        <w:t>现象与价值</w:t>
      </w:r>
      <w:r>
        <w:rPr>
          <w:b w:val="0"/>
          <w:bCs w:val="0"/>
        </w:rPr>
        <w:t>：LLM Agent社交仿真是什么，为什么重要</w:t>
      </w:r>
    </w:p>
    <w:p w14:paraId="1FBDF3A6">
      <w:pPr>
        <w:keepNext w:val="0"/>
        <w:keepLines w:val="0"/>
        <w:widowControl/>
        <w:suppressLineNumbers w:val="0"/>
        <w:rPr>
          <w:b w:val="0"/>
          <w:bCs w:val="0"/>
        </w:rPr>
      </w:pPr>
      <w:r>
        <w:rPr>
          <w:rFonts w:hint="eastAsia" w:ascii="宋体" w:hAnsi="宋体" w:eastAsia="宋体" w:cs="宋体"/>
          <w:b w:val="0"/>
          <w:bCs w:val="0"/>
          <w:sz w:val="24"/>
          <w:lang w:val="en-US" w:eastAsia="zh-CN"/>
        </w:rPr>
        <w:t>2.</w:t>
      </w:r>
      <w:r>
        <w:rPr>
          <w:rFonts w:hint="eastAsia" w:ascii="宋体" w:hAnsi="宋体" w:eastAsia="宋体" w:cs="宋体"/>
          <w:b w:val="0"/>
          <w:bCs w:val="0"/>
          <w:sz w:val="24"/>
        </w:rPr>
        <w:t xml:space="preserve"> </w:t>
      </w:r>
      <w:r>
        <w:rPr>
          <w:rStyle w:val="21"/>
          <w:b w:val="0"/>
          <w:bCs w:val="0"/>
        </w:rPr>
        <w:t>领域现状与问题</w:t>
      </w:r>
      <w:r>
        <w:rPr>
          <w:b w:val="0"/>
          <w:bCs w:val="0"/>
        </w:rPr>
        <w:t>：快速发展但碎片化，缺乏系统梳理，尤其推荐机制长期被忽视（在这里自然引出推荐机制的特殊性，为第2点铺垫）</w:t>
      </w:r>
    </w:p>
    <w:p w14:paraId="0DE810FD">
      <w:pPr>
        <w:keepNext w:val="0"/>
        <w:keepLines w:val="0"/>
        <w:widowControl/>
        <w:suppressLineNumbers w:val="0"/>
        <w:rPr>
          <w:b w:val="0"/>
          <w:bCs w:val="0"/>
        </w:rPr>
      </w:pPr>
      <w:r>
        <w:rPr>
          <w:rFonts w:hint="eastAsia" w:ascii="宋体" w:hAnsi="宋体" w:eastAsia="宋体" w:cs="宋体"/>
          <w:b w:val="0"/>
          <w:bCs w:val="0"/>
          <w:sz w:val="24"/>
          <w:lang w:val="en-US" w:eastAsia="zh-CN"/>
        </w:rPr>
        <w:t>3.</w:t>
      </w:r>
      <w:r>
        <w:rPr>
          <w:rFonts w:hint="eastAsia" w:ascii="宋体" w:hAnsi="宋体" w:eastAsia="宋体" w:cs="宋体"/>
          <w:b w:val="0"/>
          <w:bCs w:val="0"/>
          <w:sz w:val="24"/>
        </w:rPr>
        <w:t xml:space="preserve"> </w:t>
      </w:r>
      <w:r>
        <w:rPr>
          <w:rStyle w:val="21"/>
          <w:b w:val="0"/>
          <w:bCs w:val="0"/>
        </w:rPr>
        <w:t>本文定位</w:t>
      </w:r>
      <w:r>
        <w:rPr>
          <w:b w:val="0"/>
          <w:bCs w:val="0"/>
        </w:rPr>
        <w:t>：本文提供系统综述，覆盖从架构设计到验证评估的完整技术栈</w:t>
      </w:r>
    </w:p>
    <w:p w14:paraId="58EAE220">
      <w:pPr>
        <w:keepNext w:val="0"/>
        <w:keepLines w:val="0"/>
        <w:widowControl/>
        <w:suppressLineNumbers w:val="0"/>
        <w:rPr>
          <w:b w:val="0"/>
          <w:bCs w:val="0"/>
        </w:rPr>
      </w:pPr>
      <w:r>
        <w:rPr>
          <w:rStyle w:val="21"/>
          <w:rFonts w:hint="eastAsia"/>
          <w:b w:val="0"/>
          <w:bCs w:val="0"/>
          <w:lang w:val="en-US" w:eastAsia="zh-CN"/>
        </w:rPr>
        <w:t>4.</w:t>
      </w:r>
      <w:r>
        <w:rPr>
          <w:rStyle w:val="21"/>
          <w:b w:val="0"/>
          <w:bCs w:val="0"/>
        </w:rPr>
        <w:t>四个维度</w:t>
      </w:r>
      <w:r>
        <w:rPr>
          <w:b w:val="0"/>
          <w:bCs w:val="0"/>
        </w:rPr>
        <w:t>：列表本身保持不动</w:t>
      </w:r>
    </w:p>
    <w:p w14:paraId="7989AC3D">
      <w:pPr>
        <w:keepNext w:val="0"/>
        <w:keepLines w:val="0"/>
        <w:widowControl/>
        <w:suppressLineNumbers w:val="0"/>
        <w:rPr>
          <w:b w:val="0"/>
          <w:bCs w:val="0"/>
        </w:rPr>
      </w:pPr>
      <w:r>
        <w:rPr>
          <w:rFonts w:hint="eastAsia" w:ascii="宋体" w:hAnsi="宋体" w:eastAsia="宋体" w:cs="宋体"/>
          <w:b w:val="0"/>
          <w:bCs w:val="0"/>
          <w:sz w:val="24"/>
          <w:lang w:val="en-US" w:eastAsia="zh-CN"/>
        </w:rPr>
        <w:t>5.</w:t>
      </w:r>
      <w:r>
        <w:rPr>
          <w:rFonts w:hint="eastAsia" w:ascii="宋体" w:hAnsi="宋体" w:eastAsia="宋体" w:cs="宋体"/>
          <w:b w:val="0"/>
          <w:bCs w:val="0"/>
          <w:sz w:val="24"/>
        </w:rPr>
        <w:t xml:space="preserve"> </w:t>
      </w:r>
      <w:r>
        <w:rPr>
          <w:rStyle w:val="21"/>
          <w:b w:val="0"/>
          <w:bCs w:val="0"/>
        </w:rPr>
        <w:t>核心发现与挑战</w:t>
      </w:r>
      <w:r>
        <w:rPr>
          <w:b w:val="0"/>
          <w:bCs w:val="0"/>
        </w:rPr>
        <w:t>：揭示了什么问题，指向什么方向</w:t>
      </w:r>
    </w:p>
    <w:p w14:paraId="33DB0880">
      <w:pPr>
        <w:pStyle w:val="13"/>
        <w:rPr>
          <w:rFonts w:hint="default" w:eastAsiaTheme="minorEastAsia"/>
          <w:lang w:val="en-US" w:eastAsia="zh-CN"/>
        </w:rPr>
      </w:pPr>
    </w:p>
  </w:comment>
  <w:comment w:id="1" w:author="mickypc" w:date="2026-06-10T15:15:03Z" w:initials="">
    <w:p w14:paraId="4CA7D83A">
      <w:pPr>
        <w:keepNext w:val="0"/>
        <w:keepLines w:val="0"/>
        <w:widowControl/>
        <w:suppressLineNumbers w:val="0"/>
        <w:jc w:val="left"/>
      </w:pPr>
      <w:r>
        <w:rPr>
          <w:rFonts w:hint="eastAsia"/>
          <w:lang w:val="en-US" w:eastAsia="zh-CN"/>
        </w:rPr>
        <w:t>挑战这里应该要提示推荐机制的问题：</w:t>
      </w:r>
      <w:r>
        <w:rPr>
          <w:rFonts w:hint="eastAsia"/>
          <w:lang w:val="en-US" w:eastAsia="zh-CN"/>
        </w:rPr>
        <w:br w:type="textWrapping"/>
      </w:r>
      <w:r>
        <w:rPr>
          <w:rFonts w:hint="eastAsia"/>
          <w:lang w:val="en-US" w:eastAsia="zh-CN"/>
        </w:rPr>
        <w:t>推荐系统作为</w:t>
      </w:r>
      <w:r>
        <w:rPr>
          <w:rFonts w:ascii="宋体" w:hAnsi="宋体" w:eastAsia="宋体" w:cs="宋体"/>
          <w:kern w:val="0"/>
          <w:sz w:val="24"/>
          <w:szCs w:val="24"/>
          <w:lang w:val="en-US" w:eastAsia="zh-CN" w:bidi="ar"/>
        </w:rPr>
        <w:t>真实社交平台的核心机制，但在许多仿真系统中被简化或省略</w:t>
      </w:r>
    </w:p>
    <w:p w14:paraId="6FB60574">
      <w:pPr>
        <w:pStyle w:val="13"/>
        <w:rPr>
          <w:rFonts w:hint="default" w:eastAsiaTheme="minorEastAsia"/>
          <w:lang w:val="en-US" w:eastAsia="zh-CN"/>
        </w:rPr>
      </w:pPr>
    </w:p>
  </w:comment>
  <w:comment w:id="2" w:author="mickypc" w:date="2026-06-10T15:20:01Z" w:initials="">
    <w:p w14:paraId="589673F9">
      <w:pPr>
        <w:pStyle w:val="13"/>
        <w:rPr>
          <w:rFonts w:hint="default" w:eastAsiaTheme="minorEastAsia"/>
          <w:lang w:val="en-US" w:eastAsia="zh-CN"/>
        </w:rPr>
      </w:pPr>
      <w:r>
        <w:rPr>
          <w:rFonts w:hint="eastAsia"/>
          <w:lang w:val="en-US" w:eastAsia="zh-CN"/>
        </w:rPr>
        <w:t>补充论文中模块名字</w:t>
      </w:r>
    </w:p>
  </w:comment>
  <w:comment w:id="3" w:author="mickypc" w:date="2026-06-10T15:20:57Z" w:initials="">
    <w:p w14:paraId="2F23EF4F">
      <w:pPr>
        <w:pStyle w:val="13"/>
        <w:rPr>
          <w:rFonts w:hint="default" w:eastAsiaTheme="minorEastAsia"/>
          <w:lang w:val="en-US" w:eastAsia="zh-CN"/>
        </w:rPr>
      </w:pPr>
      <w:r>
        <w:rPr>
          <w:rFonts w:hint="eastAsia"/>
          <w:lang w:val="en-US" w:eastAsia="zh-CN"/>
        </w:rPr>
        <w:t>需要先介绍一下ABM，我觉得这节都可以不用写</w:t>
      </w:r>
    </w:p>
  </w:comment>
  <w:comment w:id="4" w:author="mickypc" w:date="2026-06-10T15:31:40Z" w:initials="">
    <w:p w14:paraId="3489A439">
      <w:pPr>
        <w:pStyle w:val="13"/>
        <w:rPr>
          <w:rFonts w:hint="default" w:eastAsiaTheme="minorEastAsia"/>
          <w:lang w:val="en-US" w:eastAsia="zh-CN"/>
        </w:rPr>
      </w:pPr>
      <w:r>
        <w:rPr>
          <w:rFonts w:hint="eastAsia"/>
          <w:lang w:val="en-US" w:eastAsia="zh-CN"/>
        </w:rPr>
        <w:t>一般是人提出什么什么框架，通过五层……</w:t>
      </w:r>
    </w:p>
  </w:comment>
  <w:comment w:id="5" w:author="mickypc" w:date="2026-06-10T15:32:45Z" w:initials="">
    <w:p w14:paraId="4E1B303C">
      <w:pPr>
        <w:pStyle w:val="13"/>
        <w:rPr>
          <w:rFonts w:hint="default" w:eastAsiaTheme="minorEastAsia"/>
          <w:lang w:val="en-US" w:eastAsia="zh-CN"/>
        </w:rPr>
      </w:pPr>
      <w:r>
        <w:rPr>
          <w:rFonts w:hint="eastAsia"/>
          <w:lang w:val="en-US" w:eastAsia="zh-CN"/>
        </w:rPr>
        <w:t>引用格式不统一，有的括号是出处，有的是全称</w:t>
      </w:r>
    </w:p>
  </w:comment>
  <w:comment w:id="6" w:author="mickypc" w:date="2026-06-10T15:39:54Z" w:initials="">
    <w:p w14:paraId="031D41BC">
      <w:pPr>
        <w:pStyle w:val="13"/>
        <w:rPr>
          <w:rFonts w:hint="default" w:eastAsiaTheme="minorEastAsia"/>
          <w:lang w:val="en-US" w:eastAsia="zh-CN"/>
        </w:rPr>
      </w:pPr>
      <w:r>
        <w:rPr>
          <w:rFonts w:hint="eastAsia"/>
          <w:lang w:val="en-US" w:eastAsia="zh-CN"/>
        </w:rPr>
        <w:t>效率与规模放在一节</w:t>
      </w:r>
    </w:p>
  </w:comment>
  <w:comment w:id="7" w:author="mickypc" w:date="2026-06-10T15:55:18Z" w:initials="">
    <w:p w14:paraId="4A419D4A">
      <w:pPr>
        <w:pStyle w:val="13"/>
        <w:rPr>
          <w:rFonts w:hint="eastAsia"/>
          <w:lang w:val="en-US" w:eastAsia="zh-CN"/>
        </w:rPr>
      </w:pPr>
      <w:r>
        <w:rPr>
          <w:rFonts w:hint="eastAsia"/>
          <w:lang w:val="en-US" w:eastAsia="zh-CN"/>
        </w:rPr>
        <w:t>我觉得第6章结构的也不在一个维度上，可以调整一下：</w:t>
      </w:r>
    </w:p>
    <w:p w14:paraId="696BF18E">
      <w:pPr>
        <w:pStyle w:val="13"/>
        <w:numPr>
          <w:ilvl w:val="0"/>
          <w:numId w:val="1"/>
        </w:numPr>
        <w:rPr>
          <w:rFonts w:hint="eastAsia"/>
          <w:lang w:val="en-US" w:eastAsia="zh-CN"/>
        </w:rPr>
      </w:pPr>
      <w:r>
        <w:rPr>
          <w:rFonts w:hint="eastAsia"/>
          <w:lang w:val="en-US" w:eastAsia="zh-CN"/>
        </w:rPr>
        <w:t>评估框架与标准</w:t>
      </w:r>
      <w:bookmarkStart w:id="34" w:name="_GoBack"/>
      <w:bookmarkEnd w:id="34"/>
    </w:p>
    <w:p w14:paraId="4DE4E0E2">
      <w:pPr>
        <w:pStyle w:val="13"/>
        <w:numPr>
          <w:ilvl w:val="0"/>
          <w:numId w:val="1"/>
        </w:numPr>
        <w:rPr>
          <w:rFonts w:hint="default"/>
          <w:lang w:val="en-US" w:eastAsia="zh-CN"/>
        </w:rPr>
      </w:pPr>
      <w:r>
        <w:rPr>
          <w:rFonts w:hint="eastAsia"/>
          <w:lang w:val="en-US" w:eastAsia="zh-CN"/>
        </w:rPr>
        <w:t>一致性评估</w:t>
      </w:r>
    </w:p>
    <w:p w14:paraId="73FEC1E5">
      <w:pPr>
        <w:pStyle w:val="13"/>
        <w:numPr>
          <w:ilvl w:val="0"/>
          <w:numId w:val="1"/>
        </w:numPr>
        <w:rPr>
          <w:rFonts w:hint="default"/>
          <w:lang w:val="en-US" w:eastAsia="zh-CN"/>
        </w:rPr>
      </w:pPr>
      <w:r>
        <w:rPr>
          <w:rFonts w:hint="eastAsia"/>
          <w:lang w:val="en-US" w:eastAsia="zh-CN"/>
        </w:rPr>
        <w:t>稳定性评估</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3DB0880" w15:done="0"/>
  <w15:commentEx w15:paraId="6FB60574" w15:done="0"/>
  <w15:commentEx w15:paraId="589673F9" w15:done="0"/>
  <w15:commentEx w15:paraId="2F23EF4F" w15:done="0"/>
  <w15:commentEx w15:paraId="3489A439" w15:done="0"/>
  <w15:commentEx w15:paraId="4E1B303C" w15:done="0"/>
  <w15:commentEx w15:paraId="031D41BC" w15:done="0"/>
  <w15:commentEx w15:paraId="73FEC1E5"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EF" w:usb1="C0007841" w:usb2="00000009" w:usb3="00000000" w:csb0="400001FF" w:csb1="FFFF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仿宋">
    <w:altName w:val="方正仿宋_GBK"/>
    <w:panose1 w:val="00000000000000000000"/>
    <w:charset w:val="00"/>
    <w:family w:val="auto"/>
    <w:pitch w:val="default"/>
    <w:sig w:usb0="00000000" w:usb1="00000000" w:usb2="00000000" w:usb3="00000000" w:csb0="00000000" w:csb1="00000000"/>
  </w:font>
  <w:font w:name="方正仿宋_GBK">
    <w:panose1 w:val="02000000000000000000"/>
    <w:charset w:val="86"/>
    <w:family w:val="auto"/>
    <w:pitch w:val="default"/>
    <w:sig w:usb0="A00002BF" w:usb1="38CF7CFA" w:usb2="00082016" w:usb3="00000000" w:csb0="00040001" w:csb1="00000000"/>
  </w:font>
  <w:font w:name="Calibri Light">
    <w:altName w:val="Helvetica Neue"/>
    <w:panose1 w:val="00000000000000000000"/>
    <w:charset w:val="00"/>
    <w:family w:val="auto"/>
    <w:pitch w:val="default"/>
    <w:sig w:usb0="00000000" w:usb1="00000000" w:usb2="00000000" w:usb3="00000000" w:csb0="00000000" w:csb1="00000000"/>
  </w:font>
  <w:font w:name="FZXiaoBiaoSong-B05S">
    <w:panose1 w:val="02000000000000000000"/>
    <w:charset w:val="86"/>
    <w:family w:val="auto"/>
    <w:pitch w:val="default"/>
    <w:sig w:usb0="00000001" w:usb1="0800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Times New Roman Bold">
    <w:panose1 w:val="02020603050405020304"/>
    <w:charset w:val="00"/>
    <w:family w:val="auto"/>
    <w:pitch w:val="default"/>
    <w:sig w:usb0="E0002AEF" w:usb1="C0007841" w:usb2="00000009" w:usb3="00000000" w:csb0="400001FF" w:csb1="FFFF0000"/>
  </w:font>
  <w:font w:name="FZXiaoBiaoSong-B05">
    <w:panose1 w:val="02000000000000000000"/>
    <w:charset w:val="86"/>
    <w:family w:val="auto"/>
    <w:pitch w:val="default"/>
    <w:sig w:usb0="A00002BF" w:usb1="38CF7CFA" w:usb2="00082016" w:usb3="00000000" w:csb0="00040001" w:csb1="00000000"/>
  </w:font>
  <w:font w:name="方正小标宋_GBK">
    <w:panose1 w:val="02000000000000000000"/>
    <w:charset w:val="86"/>
    <w:family w:val="auto"/>
    <w:pitch w:val="default"/>
    <w:sig w:usb0="A00002BF" w:usb1="38CF7CFA" w:usb2="00082016" w:usb3="00000000" w:csb0="00040001" w:csb1="00000000"/>
  </w:font>
  <w:font w:name="Aptos">
    <w:altName w:val="Helvetica Neue"/>
    <w:panose1 w:val="020B0004020202020204"/>
    <w:charset w:val="00"/>
    <w:family w:val="swiss"/>
    <w:pitch w:val="default"/>
    <w:sig w:usb0="00000000" w:usb1="00000000" w:usb2="00000000"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Aptos Display">
    <w:altName w:val="Helvetica Neue"/>
    <w:panose1 w:val="020B0004020202020204"/>
    <w:charset w:val="00"/>
    <w:family w:val="swiss"/>
    <w:pitch w:val="default"/>
    <w:sig w:usb0="00000000" w:usb1="00000000" w:usb2="00000000" w:usb3="00000000" w:csb0="0000019F" w:csb1="00000000"/>
  </w:font>
  <w:font w:name="等线 Light">
    <w:altName w:val="汉仪中等线KW"/>
    <w:panose1 w:val="00000000000000000000"/>
    <w:charset w:val="00"/>
    <w:family w:val="auto"/>
    <w:pitch w:val="default"/>
    <w:sig w:usb0="00000000" w:usb1="00000000" w:usb2="00000000" w:usb3="00000000" w:csb0="00000000" w:csb1="00000000"/>
  </w:font>
  <w:font w:name="Consolas">
    <w:altName w:val="苹方-简"/>
    <w:panose1 w:val="00000000000000000000"/>
    <w:charset w:val="00"/>
    <w:family w:val="auto"/>
    <w:pitch w:val="default"/>
    <w:sig w:usb0="00000000" w:usb1="00000000" w:usb2="00000000" w:usb3="00000000" w:csb0="00000000" w:csb1="00000000"/>
  </w:font>
  <w:font w:name="Symbol">
    <w:altName w:val="Kingsoft Sign"/>
    <w:panose1 w:val="00000000000000000000"/>
    <w:charset w:val="00"/>
    <w:family w:val="auto"/>
    <w:pitch w:val="default"/>
    <w:sig w:usb0="00000000" w:usb1="00000000" w:usb2="00000000" w:usb3="00000000" w:csb0="00000000" w:csb1="00000000"/>
  </w:font>
  <w:font w:name="Courier New">
    <w:panose1 w:val="020706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苹方-简">
    <w:panose1 w:val="020B0400000000000000"/>
    <w:charset w:val="86"/>
    <w:family w:val="auto"/>
    <w:pitch w:val="default"/>
    <w:sig w:usb0="A00002FF" w:usb1="7ACFFDFB" w:usb2="00000017" w:usb3="00000000" w:csb0="00040001" w:csb1="00000000"/>
  </w:font>
  <w:font w:name="DejaVu Math TeX Gyre">
    <w:panose1 w:val="02000503000000000000"/>
    <w:charset w:val="00"/>
    <w:family w:val="auto"/>
    <w:pitch w:val="default"/>
    <w:sig w:usb0="A10000EF" w:usb1="4201F9EE" w:usb2="02000000" w:usb3="00000000" w:csb0="60000193" w:csb1="0DD40000"/>
  </w:font>
  <w:font w:name="PingFang SC">
    <w:panose1 w:val="020B0400000000000000"/>
    <w:charset w:val="86"/>
    <w:family w:val="auto"/>
    <w:pitch w:val="default"/>
    <w:sig w:usb0="A00002FF" w:usb1="7ACFFDFB" w:usb2="00000017" w:usb3="00000000" w:csb0="00040001" w:csb1="00000000"/>
  </w:font>
  <w:font w:name="Tahoma">
    <w:panose1 w:val="020B0804030504040204"/>
    <w:charset w:val="00"/>
    <w:family w:val="auto"/>
    <w:pitch w:val="default"/>
    <w:sig w:usb0="E1002AFF" w:usb1="C000605B" w:usb2="00000029" w:usb3="00000000" w:csb0="200101FF" w:csb1="2028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ABDE99D"/>
    <w:multiLevelType w:val="singleLevel"/>
    <w:tmpl w:val="FABDE99D"/>
    <w:lvl w:ilvl="0" w:tentative="0">
      <w:start w:val="1"/>
      <w:numFmt w:val="decimal"/>
      <w:lvlText w:val="%1."/>
      <w:lvlJc w:val="left"/>
      <w:pPr>
        <w:tabs>
          <w:tab w:val="left" w:pos="312"/>
        </w:tabs>
      </w:pPr>
    </w:lvl>
  </w:abstractNum>
  <w:abstractNum w:abstractNumId="1">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2">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num>
  <w:num w:numId="2">
    <w:abstractNumId w:val="1"/>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mickypc">
    <w15:presenceInfo w15:providerId="WPS Office" w15:userId="215107100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NotTrackMoves/>
  <w:trackRevisions w:val="1"/>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numRestart w:val="eachSect"/>
    <w:footnote w:id="0"/>
    <w:footnote w:id="1"/>
  </w:footnotePr>
  <w:compat>
    <w:doNotExpandShiftReturn/>
    <w:doNotWrapTextWithPunct/>
    <w:doNotUseEastAsianBreakRules/>
    <w:useFELayout/>
    <w:splitPgBreakAndParaMark/>
    <w:compatSetting w:name="compatibilityMode" w:uri="http://schemas.microsoft.com/office/word" w:val="12"/>
  </w:compat>
  <w:rsids>
    <w:rsidRoot w:val="00000000"/>
    <w:rsid w:val="1DEDCD11"/>
    <w:rsid w:val="43FF2C43"/>
    <w:rsid w:val="4C1DA32E"/>
    <w:rsid w:val="7D1DD9F5"/>
    <w:rsid w:val="7F9B5249"/>
    <w:rsid w:val="7FED40D9"/>
    <w:rsid w:val="CFADA52A"/>
    <w:rsid w:val="D0AA57CB"/>
    <w:rsid w:val="DEE66056"/>
    <w:rsid w:val="F4FFCD14"/>
    <w:rsid w:val="F515E66C"/>
    <w:rsid w:val="FEAD7AE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4"/>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5"/>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6"/>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25"/>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7"/>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8"/>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9"/>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40"/>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41"/>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20">
    <w:name w:val="Default Paragraph Font"/>
    <w:semiHidden/>
    <w:unhideWhenUsed/>
    <w:qFormat/>
    <w:uiPriority w:val="0"/>
  </w:style>
  <w:style w:type="table" w:default="1" w:styleId="19">
    <w:name w:val="Normal Table"/>
    <w:uiPriority w:val="0"/>
    <w:tblPr>
      <w:tblCellMar>
        <w:top w:w="0" w:type="dxa"/>
        <w:left w:w="108" w:type="dxa"/>
        <w:bottom w:w="0" w:type="dxa"/>
        <w:right w:w="108" w:type="dxa"/>
      </w:tblCellMar>
    </w:tblPr>
  </w:style>
  <w:style w:type="paragraph" w:styleId="3">
    <w:name w:val="Body Text"/>
    <w:basedOn w:val="1"/>
    <w:link w:val="23"/>
    <w:qFormat/>
    <w:uiPriority w:val="0"/>
    <w:pPr>
      <w:spacing w:before="180" w:after="180"/>
    </w:pPr>
  </w:style>
  <w:style w:type="paragraph" w:styleId="12">
    <w:name w:val="caption"/>
    <w:basedOn w:val="1"/>
    <w:qFormat/>
    <w:uiPriority w:val="0"/>
    <w:pPr>
      <w:spacing w:before="0" w:after="120"/>
    </w:pPr>
    <w:rPr>
      <w:i/>
    </w:rPr>
  </w:style>
  <w:style w:type="paragraph" w:styleId="13">
    <w:name w:val="annotation text"/>
    <w:basedOn w:val="1"/>
    <w:uiPriority w:val="0"/>
    <w:pPr>
      <w:jc w:val="left"/>
    </w:pPr>
  </w:style>
  <w:style w:type="paragraph" w:styleId="14">
    <w:name w:val="Block Text"/>
    <w:basedOn w:val="3"/>
    <w:next w:val="3"/>
    <w:unhideWhenUsed/>
    <w:qFormat/>
    <w:uiPriority w:val="9"/>
    <w:pPr>
      <w:spacing w:before="100" w:after="100"/>
      <w:ind w:left="480" w:right="480" w:firstLine="0"/>
    </w:pPr>
  </w:style>
  <w:style w:type="paragraph" w:styleId="15">
    <w:name w:val="Date"/>
    <w:basedOn w:val="16"/>
    <w:next w:val="3"/>
    <w:qFormat/>
    <w:uiPriority w:val="0"/>
    <w:pPr>
      <w:keepNext/>
      <w:keepLines/>
    </w:pPr>
    <w:rPr>
      <w:sz w:val="24"/>
      <w:szCs w:val="24"/>
    </w:rPr>
  </w:style>
  <w:style w:type="paragraph" w:styleId="16">
    <w:name w:val="Title"/>
    <w:basedOn w:val="1"/>
    <w:next w:val="3"/>
    <w:link w:val="28"/>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7">
    <w:name w:val="Subtitle"/>
    <w:basedOn w:val="16"/>
    <w:next w:val="3"/>
    <w:link w:val="29"/>
    <w:qFormat/>
    <w:uiPriority w:val="11"/>
    <w:rPr>
      <w:rFonts w:eastAsiaTheme="majorEastAsia" w:cstheme="majorBidi"/>
      <w:spacing w:val="15"/>
      <w:sz w:val="28"/>
      <w:szCs w:val="28"/>
    </w:rPr>
  </w:style>
  <w:style w:type="paragraph" w:styleId="18">
    <w:name w:val="footnote text"/>
    <w:basedOn w:val="1"/>
    <w:unhideWhenUsed/>
    <w:qFormat/>
    <w:uiPriority w:val="9"/>
  </w:style>
  <w:style w:type="character" w:styleId="21">
    <w:name w:val="Strong"/>
    <w:basedOn w:val="20"/>
    <w:uiPriority w:val="0"/>
    <w:rPr>
      <w:b/>
    </w:rPr>
  </w:style>
  <w:style w:type="character" w:styleId="22">
    <w:name w:val="Hyperlink"/>
    <w:basedOn w:val="23"/>
    <w:qFormat/>
    <w:uiPriority w:val="0"/>
    <w:rPr>
      <w:color w:val="156082" w:themeColor="accent1"/>
    </w:rPr>
  </w:style>
  <w:style w:type="character" w:customStyle="1" w:styleId="23">
    <w:name w:val="Body Text Char"/>
    <w:basedOn w:val="20"/>
    <w:link w:val="3"/>
    <w:qFormat/>
    <w:uiPriority w:val="0"/>
  </w:style>
  <w:style w:type="character" w:styleId="24">
    <w:name w:val="footnote reference"/>
    <w:basedOn w:val="23"/>
    <w:qFormat/>
    <w:uiPriority w:val="0"/>
    <w:rPr>
      <w:vertAlign w:val="superscript"/>
    </w:rPr>
  </w:style>
  <w:style w:type="character" w:customStyle="1" w:styleId="25">
    <w:name w:val="Heading 4 Char"/>
    <w:basedOn w:val="20"/>
    <w:link w:val="6"/>
    <w:semiHidden/>
    <w:qFormat/>
    <w:uiPriority w:val="9"/>
    <w:rPr>
      <w:rFonts w:eastAsiaTheme="majorEastAsia" w:cstheme="majorBidi"/>
      <w:i/>
      <w:iCs/>
      <w:color w:val="0F4761" w:themeColor="accent1" w:themeShade="BF"/>
    </w:rPr>
  </w:style>
  <w:style w:type="paragraph" w:customStyle="1" w:styleId="26">
    <w:name w:val="First Paragraph"/>
    <w:basedOn w:val="3"/>
    <w:next w:val="3"/>
    <w:qFormat/>
    <w:uiPriority w:val="0"/>
  </w:style>
  <w:style w:type="paragraph" w:customStyle="1" w:styleId="27">
    <w:name w:val="Compact"/>
    <w:basedOn w:val="3"/>
    <w:qFormat/>
    <w:uiPriority w:val="0"/>
    <w:pPr>
      <w:spacing w:before="36" w:after="36"/>
    </w:pPr>
  </w:style>
  <w:style w:type="character" w:customStyle="1" w:styleId="28">
    <w:name w:val="Title Char"/>
    <w:basedOn w:val="20"/>
    <w:link w:val="16"/>
    <w:qFormat/>
    <w:uiPriority w:val="10"/>
    <w:rPr>
      <w:rFonts w:asciiTheme="majorHAnsi" w:hAnsiTheme="majorHAnsi" w:eastAsiaTheme="majorEastAsia" w:cstheme="majorBidi"/>
      <w:sz w:val="56"/>
      <w:szCs w:val="56"/>
    </w:rPr>
  </w:style>
  <w:style w:type="character" w:customStyle="1" w:styleId="29">
    <w:name w:val="Subtitle Char"/>
    <w:basedOn w:val="20"/>
    <w:link w:val="17"/>
    <w:qFormat/>
    <w:uiPriority w:val="11"/>
    <w:rPr>
      <w:rFonts w:eastAsiaTheme="majorEastAsia" w:cstheme="majorBidi"/>
      <w:color w:val="585858" w:themeColor="text1" w:themeTint="A6"/>
      <w:spacing w:val="15"/>
      <w:sz w:val="28"/>
      <w:szCs w:val="28"/>
    </w:rPr>
  </w:style>
  <w:style w:type="paragraph" w:customStyle="1" w:styleId="30">
    <w:name w:val="Author"/>
    <w:basedOn w:val="16"/>
    <w:next w:val="3"/>
    <w:qFormat/>
    <w:uiPriority w:val="0"/>
    <w:pPr>
      <w:keepNext/>
      <w:keepLines/>
    </w:pPr>
    <w:rPr>
      <w:sz w:val="24"/>
      <w:szCs w:val="24"/>
    </w:rPr>
  </w:style>
  <w:style w:type="paragraph" w:customStyle="1" w:styleId="31">
    <w:name w:val="Abstract Title"/>
    <w:basedOn w:val="1"/>
    <w:next w:val="32"/>
    <w:qFormat/>
    <w:uiPriority w:val="0"/>
    <w:pPr>
      <w:keepNext/>
      <w:keepLines/>
      <w:spacing w:before="300" w:after="0"/>
      <w:jc w:val="center"/>
    </w:pPr>
    <w:rPr>
      <w:b/>
      <w:sz w:val="20"/>
      <w:szCs w:val="20"/>
    </w:rPr>
  </w:style>
  <w:style w:type="paragraph" w:customStyle="1" w:styleId="32">
    <w:name w:val="Abstract"/>
    <w:basedOn w:val="1"/>
    <w:next w:val="3"/>
    <w:qFormat/>
    <w:uiPriority w:val="0"/>
    <w:pPr>
      <w:keepNext/>
      <w:keepLines/>
      <w:spacing w:before="100" w:after="300"/>
    </w:pPr>
    <w:rPr>
      <w:sz w:val="20"/>
      <w:szCs w:val="20"/>
    </w:rPr>
  </w:style>
  <w:style w:type="paragraph" w:customStyle="1" w:styleId="33">
    <w:name w:val="Bibliography"/>
    <w:basedOn w:val="1"/>
    <w:qFormat/>
    <w:uiPriority w:val="0"/>
  </w:style>
  <w:style w:type="character" w:customStyle="1" w:styleId="34">
    <w:name w:val="Heading 1 Char"/>
    <w:basedOn w:val="20"/>
    <w:link w:val="2"/>
    <w:qFormat/>
    <w:uiPriority w:val="9"/>
    <w:rPr>
      <w:rFonts w:asciiTheme="majorHAnsi" w:hAnsiTheme="majorHAnsi" w:eastAsiaTheme="majorEastAsia" w:cstheme="majorBidi"/>
      <w:color w:val="0F4761" w:themeColor="accent1" w:themeShade="BF"/>
      <w:sz w:val="40"/>
      <w:szCs w:val="40"/>
    </w:rPr>
  </w:style>
  <w:style w:type="character" w:customStyle="1" w:styleId="35">
    <w:name w:val="Heading 2 Char"/>
    <w:basedOn w:val="20"/>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6">
    <w:name w:val="Heading 3 Char"/>
    <w:basedOn w:val="20"/>
    <w:link w:val="5"/>
    <w:semiHidden/>
    <w:qFormat/>
    <w:uiPriority w:val="9"/>
    <w:rPr>
      <w:rFonts w:eastAsiaTheme="majorEastAsia" w:cstheme="majorBidi"/>
      <w:color w:val="0F4761" w:themeColor="accent1" w:themeShade="BF"/>
      <w:sz w:val="28"/>
      <w:szCs w:val="28"/>
    </w:rPr>
  </w:style>
  <w:style w:type="character" w:customStyle="1" w:styleId="37">
    <w:name w:val="Heading 5 Char"/>
    <w:basedOn w:val="20"/>
    <w:link w:val="7"/>
    <w:semiHidden/>
    <w:qFormat/>
    <w:uiPriority w:val="9"/>
    <w:rPr>
      <w:rFonts w:eastAsiaTheme="majorEastAsia" w:cstheme="majorBidi"/>
      <w:color w:val="0F4761" w:themeColor="accent1" w:themeShade="BF"/>
    </w:rPr>
  </w:style>
  <w:style w:type="character" w:customStyle="1" w:styleId="38">
    <w:name w:val="Heading 6 Char"/>
    <w:basedOn w:val="20"/>
    <w:link w:val="8"/>
    <w:semiHidden/>
    <w:qFormat/>
    <w:uiPriority w:val="9"/>
    <w:rPr>
      <w:rFonts w:eastAsiaTheme="majorEastAsia" w:cstheme="majorBidi"/>
      <w:i/>
      <w:iCs/>
      <w:color w:val="585858" w:themeColor="text1" w:themeTint="A6"/>
    </w:rPr>
  </w:style>
  <w:style w:type="character" w:customStyle="1" w:styleId="39">
    <w:name w:val="Heading 7 Char"/>
    <w:basedOn w:val="20"/>
    <w:link w:val="9"/>
    <w:semiHidden/>
    <w:qFormat/>
    <w:uiPriority w:val="9"/>
    <w:rPr>
      <w:rFonts w:eastAsiaTheme="majorEastAsia" w:cstheme="majorBidi"/>
      <w:color w:val="585858" w:themeColor="text1" w:themeTint="A6"/>
    </w:rPr>
  </w:style>
  <w:style w:type="character" w:customStyle="1" w:styleId="40">
    <w:name w:val="Heading 8 Char"/>
    <w:basedOn w:val="20"/>
    <w:link w:val="10"/>
    <w:semiHidden/>
    <w:qFormat/>
    <w:uiPriority w:val="9"/>
    <w:rPr>
      <w:rFonts w:eastAsiaTheme="majorEastAsia" w:cstheme="majorBidi"/>
      <w:i/>
      <w:iCs/>
      <w:color w:val="262626" w:themeColor="text1" w:themeTint="D8"/>
    </w:rPr>
  </w:style>
  <w:style w:type="character" w:customStyle="1" w:styleId="41">
    <w:name w:val="Heading 9 Char"/>
    <w:basedOn w:val="20"/>
    <w:link w:val="11"/>
    <w:semiHidden/>
    <w:qFormat/>
    <w:uiPriority w:val="9"/>
    <w:rPr>
      <w:rFonts w:eastAsiaTheme="majorEastAsia" w:cstheme="majorBidi"/>
      <w:color w:val="262626" w:themeColor="text1" w:themeTint="D8"/>
    </w:rPr>
  </w:style>
  <w:style w:type="paragraph" w:customStyle="1" w:styleId="42">
    <w:name w:val="Footnote Block Text"/>
    <w:basedOn w:val="18"/>
    <w:next w:val="18"/>
    <w:unhideWhenUsed/>
    <w:qFormat/>
    <w:uiPriority w:val="9"/>
    <w:pPr>
      <w:spacing w:before="100" w:after="100"/>
      <w:ind w:left="480" w:right="480" w:firstLine="0"/>
    </w:pPr>
  </w:style>
  <w:style w:type="table" w:customStyle="1" w:styleId="43">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4">
    <w:name w:val="Definition Term"/>
    <w:basedOn w:val="1"/>
    <w:next w:val="45"/>
    <w:qFormat/>
    <w:uiPriority w:val="0"/>
    <w:pPr>
      <w:keepNext/>
      <w:keepLines/>
      <w:spacing w:after="0"/>
    </w:pPr>
    <w:rPr>
      <w:b/>
    </w:rPr>
  </w:style>
  <w:style w:type="paragraph" w:customStyle="1" w:styleId="45">
    <w:name w:val="Definition"/>
    <w:basedOn w:val="1"/>
    <w:qFormat/>
    <w:uiPriority w:val="0"/>
  </w:style>
  <w:style w:type="paragraph" w:customStyle="1" w:styleId="46">
    <w:name w:val="Table Caption"/>
    <w:basedOn w:val="12"/>
    <w:qFormat/>
    <w:uiPriority w:val="0"/>
    <w:pPr>
      <w:keepNext/>
    </w:pPr>
  </w:style>
  <w:style w:type="paragraph" w:customStyle="1" w:styleId="47">
    <w:name w:val="Image Caption"/>
    <w:basedOn w:val="12"/>
    <w:qFormat/>
    <w:uiPriority w:val="0"/>
  </w:style>
  <w:style w:type="paragraph" w:customStyle="1" w:styleId="48">
    <w:name w:val="Figure"/>
    <w:basedOn w:val="1"/>
    <w:qFormat/>
    <w:uiPriority w:val="0"/>
  </w:style>
  <w:style w:type="paragraph" w:customStyle="1" w:styleId="49">
    <w:name w:val="Captioned Figure"/>
    <w:basedOn w:val="48"/>
    <w:qFormat/>
    <w:uiPriority w:val="0"/>
    <w:pPr>
      <w:keepNext/>
    </w:pPr>
  </w:style>
  <w:style w:type="character" w:customStyle="1" w:styleId="50">
    <w:name w:val="Verbatim Char"/>
    <w:basedOn w:val="23"/>
    <w:link w:val="51"/>
    <w:qFormat/>
    <w:uiPriority w:val="0"/>
    <w:rPr>
      <w:rFonts w:ascii="Consolas" w:hAnsi="Consolas"/>
      <w:sz w:val="22"/>
    </w:rPr>
  </w:style>
  <w:style w:type="paragraph" w:customStyle="1" w:styleId="51">
    <w:name w:val="Source Code"/>
    <w:basedOn w:val="1"/>
    <w:link w:val="50"/>
    <w:qFormat/>
    <w:uiPriority w:val="0"/>
    <w:pPr>
      <w:wordWrap w:val="0"/>
    </w:pPr>
  </w:style>
  <w:style w:type="character" w:customStyle="1" w:styleId="52">
    <w:name w:val="Section Number"/>
    <w:basedOn w:val="23"/>
    <w:qFormat/>
    <w:uiPriority w:val="0"/>
  </w:style>
  <w:style w:type="paragraph" w:customStyle="1" w:styleId="53">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4">
    <w:name w:val="KeywordTok"/>
    <w:basedOn w:val="50"/>
    <w:qFormat/>
    <w:uiPriority w:val="0"/>
    <w:rPr>
      <w:b/>
      <w:color w:val="007020"/>
    </w:rPr>
  </w:style>
  <w:style w:type="character" w:customStyle="1" w:styleId="55">
    <w:name w:val="DataTypeTok"/>
    <w:basedOn w:val="50"/>
    <w:qFormat/>
    <w:uiPriority w:val="0"/>
    <w:rPr>
      <w:color w:val="902000"/>
    </w:rPr>
  </w:style>
  <w:style w:type="character" w:customStyle="1" w:styleId="56">
    <w:name w:val="DecValTok"/>
    <w:basedOn w:val="50"/>
    <w:qFormat/>
    <w:uiPriority w:val="0"/>
    <w:rPr>
      <w:color w:val="40A070"/>
    </w:rPr>
  </w:style>
  <w:style w:type="character" w:customStyle="1" w:styleId="57">
    <w:name w:val="BaseNTok"/>
    <w:basedOn w:val="50"/>
    <w:qFormat/>
    <w:uiPriority w:val="0"/>
    <w:rPr>
      <w:color w:val="40A070"/>
    </w:rPr>
  </w:style>
  <w:style w:type="character" w:customStyle="1" w:styleId="58">
    <w:name w:val="FloatTok"/>
    <w:basedOn w:val="50"/>
    <w:qFormat/>
    <w:uiPriority w:val="0"/>
    <w:rPr>
      <w:color w:val="40A070"/>
    </w:rPr>
  </w:style>
  <w:style w:type="character" w:customStyle="1" w:styleId="59">
    <w:name w:val="ConstantTok"/>
    <w:basedOn w:val="50"/>
    <w:qFormat/>
    <w:uiPriority w:val="0"/>
    <w:rPr>
      <w:color w:val="880000"/>
    </w:rPr>
  </w:style>
  <w:style w:type="character" w:customStyle="1" w:styleId="60">
    <w:name w:val="CharTok"/>
    <w:basedOn w:val="50"/>
    <w:qFormat/>
    <w:uiPriority w:val="0"/>
    <w:rPr>
      <w:color w:val="4070A0"/>
    </w:rPr>
  </w:style>
  <w:style w:type="character" w:customStyle="1" w:styleId="61">
    <w:name w:val="SpecialCharTok"/>
    <w:basedOn w:val="50"/>
    <w:qFormat/>
    <w:uiPriority w:val="0"/>
    <w:rPr>
      <w:color w:val="4070A0"/>
    </w:rPr>
  </w:style>
  <w:style w:type="character" w:customStyle="1" w:styleId="62">
    <w:name w:val="StringTok"/>
    <w:basedOn w:val="50"/>
    <w:qFormat/>
    <w:uiPriority w:val="0"/>
    <w:rPr>
      <w:color w:val="4070A0"/>
    </w:rPr>
  </w:style>
  <w:style w:type="character" w:customStyle="1" w:styleId="63">
    <w:name w:val="VerbatimStringTok"/>
    <w:basedOn w:val="50"/>
    <w:qFormat/>
    <w:uiPriority w:val="0"/>
    <w:rPr>
      <w:color w:val="4070A0"/>
    </w:rPr>
  </w:style>
  <w:style w:type="character" w:customStyle="1" w:styleId="64">
    <w:name w:val="SpecialStringTok"/>
    <w:basedOn w:val="50"/>
    <w:qFormat/>
    <w:uiPriority w:val="0"/>
    <w:rPr>
      <w:color w:val="BB6688"/>
    </w:rPr>
  </w:style>
  <w:style w:type="character" w:customStyle="1" w:styleId="65">
    <w:name w:val="ImportTok"/>
    <w:basedOn w:val="50"/>
    <w:qFormat/>
    <w:uiPriority w:val="0"/>
    <w:rPr>
      <w:b/>
      <w:color w:val="008000"/>
    </w:rPr>
  </w:style>
  <w:style w:type="character" w:customStyle="1" w:styleId="66">
    <w:name w:val="CommentTok"/>
    <w:basedOn w:val="50"/>
    <w:qFormat/>
    <w:uiPriority w:val="0"/>
    <w:rPr>
      <w:i/>
      <w:color w:val="60A0B0"/>
    </w:rPr>
  </w:style>
  <w:style w:type="character" w:customStyle="1" w:styleId="67">
    <w:name w:val="DocumentationTok"/>
    <w:basedOn w:val="50"/>
    <w:qFormat/>
    <w:uiPriority w:val="0"/>
    <w:rPr>
      <w:i/>
      <w:color w:val="BA2121"/>
    </w:rPr>
  </w:style>
  <w:style w:type="character" w:customStyle="1" w:styleId="68">
    <w:name w:val="AnnotationTok"/>
    <w:basedOn w:val="50"/>
    <w:qFormat/>
    <w:uiPriority w:val="0"/>
    <w:rPr>
      <w:b/>
      <w:i/>
      <w:color w:val="60A0B0"/>
    </w:rPr>
  </w:style>
  <w:style w:type="character" w:customStyle="1" w:styleId="69">
    <w:name w:val="CommentVarTok"/>
    <w:basedOn w:val="50"/>
    <w:qFormat/>
    <w:uiPriority w:val="0"/>
    <w:rPr>
      <w:b/>
      <w:i/>
      <w:color w:val="60A0B0"/>
    </w:rPr>
  </w:style>
  <w:style w:type="character" w:customStyle="1" w:styleId="70">
    <w:name w:val="OtherTok"/>
    <w:basedOn w:val="50"/>
    <w:qFormat/>
    <w:uiPriority w:val="0"/>
    <w:rPr>
      <w:color w:val="007020"/>
    </w:rPr>
  </w:style>
  <w:style w:type="character" w:customStyle="1" w:styleId="71">
    <w:name w:val="FunctionTok"/>
    <w:basedOn w:val="50"/>
    <w:qFormat/>
    <w:uiPriority w:val="0"/>
    <w:rPr>
      <w:color w:val="06287E"/>
    </w:rPr>
  </w:style>
  <w:style w:type="character" w:customStyle="1" w:styleId="72">
    <w:name w:val="VariableTok"/>
    <w:basedOn w:val="50"/>
    <w:qFormat/>
    <w:uiPriority w:val="0"/>
    <w:rPr>
      <w:color w:val="19177C"/>
    </w:rPr>
  </w:style>
  <w:style w:type="character" w:customStyle="1" w:styleId="73">
    <w:name w:val="ControlFlowTok"/>
    <w:basedOn w:val="50"/>
    <w:qFormat/>
    <w:uiPriority w:val="0"/>
    <w:rPr>
      <w:b/>
      <w:color w:val="007020"/>
    </w:rPr>
  </w:style>
  <w:style w:type="character" w:customStyle="1" w:styleId="74">
    <w:name w:val="OperatorTok"/>
    <w:basedOn w:val="50"/>
    <w:qFormat/>
    <w:uiPriority w:val="0"/>
    <w:rPr>
      <w:color w:val="666666"/>
    </w:rPr>
  </w:style>
  <w:style w:type="character" w:customStyle="1" w:styleId="75">
    <w:name w:val="BuiltInTok"/>
    <w:basedOn w:val="50"/>
    <w:qFormat/>
    <w:uiPriority w:val="0"/>
    <w:rPr>
      <w:color w:val="008000"/>
    </w:rPr>
  </w:style>
  <w:style w:type="character" w:customStyle="1" w:styleId="76">
    <w:name w:val="ExtensionTok"/>
    <w:basedOn w:val="50"/>
    <w:qFormat/>
    <w:uiPriority w:val="0"/>
  </w:style>
  <w:style w:type="character" w:customStyle="1" w:styleId="77">
    <w:name w:val="PreprocessorTok"/>
    <w:basedOn w:val="50"/>
    <w:qFormat/>
    <w:uiPriority w:val="0"/>
    <w:rPr>
      <w:color w:val="BC7A00"/>
    </w:rPr>
  </w:style>
  <w:style w:type="character" w:customStyle="1" w:styleId="78">
    <w:name w:val="AttributeTok"/>
    <w:basedOn w:val="50"/>
    <w:qFormat/>
    <w:uiPriority w:val="0"/>
    <w:rPr>
      <w:color w:val="7D9029"/>
    </w:rPr>
  </w:style>
  <w:style w:type="character" w:customStyle="1" w:styleId="79">
    <w:name w:val="RegionMarkerTok"/>
    <w:basedOn w:val="50"/>
    <w:qFormat/>
    <w:uiPriority w:val="0"/>
  </w:style>
  <w:style w:type="character" w:customStyle="1" w:styleId="80">
    <w:name w:val="InformationTok"/>
    <w:basedOn w:val="50"/>
    <w:qFormat/>
    <w:uiPriority w:val="0"/>
    <w:rPr>
      <w:b/>
      <w:i/>
      <w:color w:val="60A0B0"/>
    </w:rPr>
  </w:style>
  <w:style w:type="character" w:customStyle="1" w:styleId="81">
    <w:name w:val="WarningTok"/>
    <w:basedOn w:val="50"/>
    <w:qFormat/>
    <w:uiPriority w:val="0"/>
    <w:rPr>
      <w:b/>
      <w:i/>
      <w:color w:val="60A0B0"/>
    </w:rPr>
  </w:style>
  <w:style w:type="character" w:customStyle="1" w:styleId="82">
    <w:name w:val="AlertTok"/>
    <w:basedOn w:val="50"/>
    <w:qFormat/>
    <w:uiPriority w:val="0"/>
    <w:rPr>
      <w:b/>
      <w:color w:val="FF0000"/>
    </w:rPr>
  </w:style>
  <w:style w:type="character" w:customStyle="1" w:styleId="83">
    <w:name w:val="ErrorTok"/>
    <w:basedOn w:val="50"/>
    <w:qFormat/>
    <w:uiPriority w:val="0"/>
    <w:rPr>
      <w:b/>
      <w:color w:val="FF0000"/>
    </w:rPr>
  </w:style>
  <w:style w:type="character" w:customStyle="1" w:styleId="84">
    <w:name w:val="NormalTok"/>
    <w:basedOn w:val="50"/>
    <w:qFormat/>
    <w:uiPriority w:val="0"/>
  </w:style>
</w:styles>
</file>

<file path=word/_rels/document.xml.rels><?xml version="1.0" encoding="UTF-8" standalone="yes"?>
<Relationships xmlns="http://schemas.openxmlformats.org/package/2006/relationships"><Relationship Id="rId9" Type="http://schemas.microsoft.com/office/2011/relationships/people" Target="people.xml"/><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83</Words>
  <Characters>475</Characters>
  <Lines>12</Lines>
  <Paragraphs>8</Paragraphs>
  <TotalTime>18</TotalTime>
  <ScaleCrop>false</ScaleCrop>
  <LinksUpToDate>false</LinksUpToDate>
  <CharactersWithSpaces>583</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2026-06-10T14:46:00Z</dcterms:created>
  <dc:creator>mickypc</dc:creator>
  <cp:lastModifiedBy>mickypc</cp:lastModifiedBy>
  <dcterms:modified xsi:type="dcterms:W3CDTF">2026-06-10T15:58:44Z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26C6C29F184AEEC6320F296A3CAB75A3_42</vt:lpwstr>
  </property>
</Properties>
</file>